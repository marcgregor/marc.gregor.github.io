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3A80" w14:textId="3D96B90C" w:rsidR="00CD1CD8" w:rsidRDefault="00A83147" w:rsidP="03D55F8A">
      <w:pPr>
        <w:pStyle w:val="Heading1"/>
        <w:keepNext w:val="0"/>
        <w:keepLines w:val="0"/>
        <w:rPr>
          <w:rFonts w:asciiTheme="minorHAnsi" w:eastAsiaTheme="minorEastAsia" w:hAnsiTheme="minorHAnsi" w:cstheme="minorBidi"/>
        </w:rPr>
      </w:pPr>
      <w:r w:rsidRPr="03D55F8A">
        <w:rPr>
          <w:rFonts w:asciiTheme="minorHAnsi" w:eastAsiaTheme="minorEastAsia" w:hAnsiTheme="minorHAnsi" w:cstheme="minorBidi"/>
        </w:rPr>
        <w:t>DAD 220 Database Documentation Template</w:t>
      </w:r>
    </w:p>
    <w:p w14:paraId="7CE83A81" w14:textId="77777777" w:rsidR="00CD1CD8" w:rsidRDefault="00CD1CD8" w:rsidP="03D55F8A">
      <w:pPr>
        <w:spacing w:after="0" w:line="240" w:lineRule="auto"/>
        <w:rPr>
          <w:rFonts w:asciiTheme="minorHAnsi" w:eastAsiaTheme="minorEastAsia" w:hAnsiTheme="minorHAnsi" w:cstheme="minorBidi"/>
        </w:rPr>
      </w:pPr>
    </w:p>
    <w:p w14:paraId="7CE83A82" w14:textId="693F2E24"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Complete these steps as you work through the directions for Project One. Replace the bracketed text with your screenshots and brief explanations of the work they capture. Each screenshot and its explanation should be sized to approximately o</w:t>
      </w:r>
      <w:ins w:id="0" w:author="Marc Gregor" w:date="2022-12-02T12:53:00Z">
        <w:r w:rsidR="00D73F99">
          <w:rPr>
            <w:rFonts w:asciiTheme="minorHAnsi" w:eastAsiaTheme="minorEastAsia" w:hAnsiTheme="minorHAnsi" w:cstheme="minorBidi"/>
          </w:rPr>
          <w:t>n</w:t>
        </w:r>
      </w:ins>
      <w:del w:id="1" w:author="Marc Gregor" w:date="2022-12-02T12:53:00Z">
        <w:r w:rsidRPr="03D55F8A" w:rsidDel="00D73F99">
          <w:rPr>
            <w:rFonts w:asciiTheme="minorHAnsi" w:eastAsiaTheme="minorEastAsia" w:hAnsiTheme="minorHAnsi" w:cstheme="minorBidi"/>
          </w:rPr>
          <w:delText>n</w:delText>
        </w:r>
      </w:del>
      <w:r w:rsidRPr="03D55F8A">
        <w:rPr>
          <w:rFonts w:asciiTheme="minorHAnsi" w:eastAsiaTheme="minorEastAsia" w:hAnsiTheme="minorHAnsi" w:cstheme="minorBidi"/>
        </w:rPr>
        <w:t>e quarter of the page, with the description written below the screenshot. Follow these rules for each of the prompts and questions below. Review the example document located in the Project One Supporting Materials for assistance.</w:t>
      </w:r>
    </w:p>
    <w:p w14:paraId="7CE83A83" w14:textId="77777777" w:rsidR="00CD1CD8" w:rsidRDefault="00CD1CD8" w:rsidP="03D55F8A">
      <w:pPr>
        <w:spacing w:after="0" w:line="240" w:lineRule="auto"/>
        <w:jc w:val="center"/>
        <w:rPr>
          <w:rFonts w:asciiTheme="minorHAnsi" w:eastAsiaTheme="minorEastAsia" w:hAnsiTheme="minorHAnsi" w:cstheme="minorBidi"/>
        </w:rPr>
      </w:pPr>
    </w:p>
    <w:p w14:paraId="7CE83A84"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One: Create a Database</w:t>
      </w:r>
    </w:p>
    <w:p w14:paraId="7CE83A85" w14:textId="77777777" w:rsidR="00CD1CD8" w:rsidRDefault="00CD1CD8" w:rsidP="03D55F8A">
      <w:pPr>
        <w:spacing w:after="0" w:line="240" w:lineRule="auto"/>
        <w:rPr>
          <w:rFonts w:asciiTheme="minorHAnsi" w:eastAsiaTheme="minorEastAsia" w:hAnsiTheme="minorHAnsi" w:cstheme="minorBidi"/>
        </w:rPr>
      </w:pPr>
    </w:p>
    <w:p w14:paraId="7CE83A86" w14:textId="2B5D9251" w:rsidR="00CD1CD8" w:rsidRDefault="00A83147" w:rsidP="03D55F8A">
      <w:pPr>
        <w:pStyle w:val="List"/>
        <w:rPr>
          <w:rFonts w:asciiTheme="minorHAnsi" w:eastAsiaTheme="minorEastAsia" w:hAnsiTheme="minorHAnsi" w:cstheme="minorBidi"/>
        </w:rPr>
      </w:pPr>
      <w:r w:rsidRPr="03D55F8A">
        <w:rPr>
          <w:rFonts w:asciiTheme="minorHAnsi" w:eastAsiaTheme="minorEastAsia" w:hAnsiTheme="minorHAnsi" w:cstheme="minorBidi"/>
        </w:rPr>
        <w:t xml:space="preserve">Navigate to your online integrated development environment (IDE).  List and record the SQL commands that you used to complete this step here: </w:t>
      </w:r>
    </w:p>
    <w:p w14:paraId="7CE83A87" w14:textId="77777777" w:rsidR="00CD1CD8" w:rsidRDefault="00CD1CD8" w:rsidP="03D55F8A">
      <w:pPr>
        <w:spacing w:after="0" w:line="240" w:lineRule="auto"/>
        <w:ind w:left="720"/>
        <w:rPr>
          <w:rFonts w:asciiTheme="minorHAnsi" w:eastAsiaTheme="minorEastAsia" w:hAnsiTheme="minorHAnsi" w:cstheme="minorBidi"/>
        </w:rPr>
      </w:pPr>
    </w:p>
    <w:p w14:paraId="7CE83A88" w14:textId="7D7AF227" w:rsidR="00CD1CD8" w:rsidDel="000C47E7" w:rsidRDefault="00D73F99" w:rsidP="03D55F8A">
      <w:pPr>
        <w:spacing w:after="0" w:line="240" w:lineRule="auto"/>
        <w:rPr>
          <w:del w:id="2" w:author="Marc Gregor" w:date="2022-12-02T12:53:00Z"/>
          <w:rFonts w:asciiTheme="minorHAnsi" w:eastAsiaTheme="minorEastAsia" w:hAnsiTheme="minorHAnsi" w:cstheme="minorBidi"/>
        </w:rPr>
      </w:pPr>
      <w:ins w:id="3" w:author="Marc Gregor" w:date="2022-12-02T12:53:00Z">
        <w:r>
          <w:rPr>
            <w:noProof/>
          </w:rPr>
          <w:drawing>
            <wp:inline distT="0" distB="0" distL="0" distR="0" wp14:anchorId="224CF682" wp14:editId="165162EF">
              <wp:extent cx="3657600" cy="207303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3920" cy="2082280"/>
                      </a:xfrm>
                      <a:prstGeom prst="rect">
                        <a:avLst/>
                      </a:prstGeom>
                      <a:noFill/>
                      <a:ln>
                        <a:noFill/>
                      </a:ln>
                    </pic:spPr>
                  </pic:pic>
                </a:graphicData>
              </a:graphic>
            </wp:inline>
          </w:drawing>
        </w:r>
        <w:r w:rsidRPr="03D55F8A" w:rsidDel="00D73F99">
          <w:rPr>
            <w:rFonts w:asciiTheme="minorHAnsi" w:eastAsiaTheme="minorEastAsia" w:hAnsiTheme="minorHAnsi" w:cstheme="minorBidi"/>
          </w:rPr>
          <w:t xml:space="preserve"> </w:t>
        </w:r>
      </w:ins>
      <w:del w:id="4" w:author="Marc Gregor" w:date="2022-12-02T12:53:00Z">
        <w:r w:rsidR="00A83147" w:rsidRPr="03D55F8A" w:rsidDel="00D73F99">
          <w:rPr>
            <w:rFonts w:asciiTheme="minorHAnsi" w:eastAsiaTheme="minorEastAsia" w:hAnsiTheme="minorHAnsi" w:cstheme="minorBidi"/>
          </w:rPr>
          <w:delText>[Insert screenshot and brief explanation here.]</w:delText>
        </w:r>
      </w:del>
    </w:p>
    <w:p w14:paraId="70A8AF43" w14:textId="6C9C8E90" w:rsidR="000C47E7" w:rsidRDefault="000C47E7" w:rsidP="03D55F8A">
      <w:pPr>
        <w:spacing w:after="0" w:line="240" w:lineRule="auto"/>
        <w:jc w:val="center"/>
        <w:rPr>
          <w:ins w:id="5" w:author="Marc Gregor" w:date="2022-12-02T21:42:00Z"/>
          <w:rFonts w:asciiTheme="minorHAnsi" w:eastAsiaTheme="minorEastAsia" w:hAnsiTheme="minorHAnsi" w:cstheme="minorBidi"/>
        </w:rPr>
      </w:pPr>
    </w:p>
    <w:p w14:paraId="2B870D71" w14:textId="74BAAC65" w:rsidR="00143DB2" w:rsidRDefault="00143DB2" w:rsidP="00F96921">
      <w:pPr>
        <w:spacing w:after="0" w:line="240" w:lineRule="auto"/>
        <w:rPr>
          <w:ins w:id="6" w:author="Marc Gregor" w:date="2022-12-04T20:52:00Z"/>
          <w:rFonts w:asciiTheme="minorHAnsi" w:eastAsiaTheme="minorEastAsia" w:hAnsiTheme="minorHAnsi" w:cstheme="minorBidi"/>
        </w:rPr>
        <w:pPrChange w:id="7" w:author="Marc Gregor" w:date="2022-12-04T20:56:00Z">
          <w:pPr>
            <w:spacing w:after="0" w:line="240" w:lineRule="auto"/>
            <w:jc w:val="center"/>
          </w:pPr>
        </w:pPrChange>
      </w:pPr>
      <w:ins w:id="8" w:author="Marc Gregor" w:date="2022-12-04T20:52:00Z">
        <w:r>
          <w:rPr>
            <w:rFonts w:asciiTheme="minorHAnsi" w:eastAsiaTheme="minorEastAsia" w:hAnsiTheme="minorHAnsi" w:cstheme="minorBidi"/>
          </w:rPr>
          <w:t xml:space="preserve">Code: </w:t>
        </w:r>
        <w:proofErr w:type="spellStart"/>
        <w:r>
          <w:rPr>
            <w:rFonts w:asciiTheme="minorHAnsi" w:eastAsiaTheme="minorEastAsia" w:hAnsiTheme="minorHAnsi" w:cstheme="minorBidi"/>
          </w:rPr>
          <w:t>mysql</w:t>
        </w:r>
        <w:proofErr w:type="spellEnd"/>
      </w:ins>
    </w:p>
    <w:p w14:paraId="4D162D96" w14:textId="04FAFB4B" w:rsidR="000C47E7" w:rsidRDefault="000C47E7" w:rsidP="03D55F8A">
      <w:pPr>
        <w:spacing w:after="0" w:line="240" w:lineRule="auto"/>
        <w:jc w:val="center"/>
        <w:rPr>
          <w:ins w:id="9" w:author="Marc Gregor" w:date="2022-12-02T21:42:00Z"/>
          <w:rFonts w:asciiTheme="minorHAnsi" w:eastAsiaTheme="minorEastAsia" w:hAnsiTheme="minorHAnsi" w:cstheme="minorBidi"/>
        </w:rPr>
      </w:pPr>
      <w:ins w:id="10" w:author="Marc Gregor" w:date="2022-12-02T21:45:00Z">
        <w:r>
          <w:rPr>
            <w:rFonts w:asciiTheme="minorHAnsi" w:eastAsiaTheme="minorEastAsia" w:hAnsiTheme="minorHAnsi" w:cstheme="minorBidi"/>
          </w:rPr>
          <w:t xml:space="preserve">Typing </w:t>
        </w:r>
        <w:proofErr w:type="spellStart"/>
        <w:r>
          <w:rPr>
            <w:rFonts w:asciiTheme="minorHAnsi" w:eastAsiaTheme="minorEastAsia" w:hAnsiTheme="minorHAnsi" w:cstheme="minorBidi"/>
          </w:rPr>
          <w:t>mysql</w:t>
        </w:r>
        <w:proofErr w:type="spellEnd"/>
        <w:r>
          <w:rPr>
            <w:rFonts w:asciiTheme="minorHAnsi" w:eastAsiaTheme="minorEastAsia" w:hAnsiTheme="minorHAnsi" w:cstheme="minorBidi"/>
          </w:rPr>
          <w:t xml:space="preserve"> connects to the MySQL monitor.</w:t>
        </w:r>
      </w:ins>
    </w:p>
    <w:p w14:paraId="7CE83A89" w14:textId="77777777" w:rsidR="00CD1CD8" w:rsidRDefault="00CD1CD8" w:rsidP="03D55F8A">
      <w:pPr>
        <w:spacing w:after="0" w:line="240" w:lineRule="auto"/>
        <w:rPr>
          <w:rFonts w:asciiTheme="minorHAnsi" w:eastAsiaTheme="minorEastAsia" w:hAnsiTheme="minorHAnsi" w:cstheme="minorBidi"/>
        </w:rPr>
      </w:pPr>
    </w:p>
    <w:p w14:paraId="7CE83A8A" w14:textId="77777777" w:rsidR="00CD1CD8" w:rsidRDefault="00A83147" w:rsidP="03D55F8A">
      <w:pPr>
        <w:pStyle w:val="List"/>
        <w:rPr>
          <w:rFonts w:asciiTheme="minorHAnsi" w:eastAsiaTheme="minorEastAsia" w:hAnsiTheme="minorHAnsi" w:cstheme="minorBidi"/>
        </w:rPr>
      </w:pPr>
      <w:bookmarkStart w:id="11" w:name="_heading=h.gjdgxs"/>
      <w:bookmarkEnd w:id="11"/>
      <w:r w:rsidRPr="03D55F8A">
        <w:rPr>
          <w:rFonts w:asciiTheme="minorHAnsi" w:eastAsiaTheme="minorEastAsia" w:hAnsiTheme="minorHAnsi" w:cstheme="minorBidi"/>
        </w:rPr>
        <w:t>Create a database schema called QuantigrationUpdates. List out the database name. Provide the SQL commands you ran against MySQL to successfully complete this in your answer:</w:t>
      </w:r>
    </w:p>
    <w:p w14:paraId="7CE83A8B"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color w:val="000000"/>
        </w:rPr>
      </w:pPr>
    </w:p>
    <w:p w14:paraId="7CE83A8C" w14:textId="69FE9D05" w:rsidR="00CD1CD8" w:rsidDel="000C47E7" w:rsidRDefault="00D73F99" w:rsidP="03D55F8A">
      <w:pPr>
        <w:pBdr>
          <w:top w:val="nil"/>
          <w:left w:val="nil"/>
          <w:bottom w:val="nil"/>
          <w:right w:val="nil"/>
          <w:between w:val="nil"/>
        </w:pBdr>
        <w:spacing w:after="0" w:line="240" w:lineRule="auto"/>
        <w:rPr>
          <w:del w:id="12" w:author="Marc Gregor" w:date="2022-12-02T12:53:00Z"/>
          <w:rFonts w:asciiTheme="minorHAnsi" w:eastAsiaTheme="minorEastAsia" w:hAnsiTheme="minorHAnsi" w:cstheme="minorBidi"/>
        </w:rPr>
      </w:pPr>
      <w:ins w:id="13" w:author="Marc Gregor" w:date="2022-12-02T12:53:00Z">
        <w:r>
          <w:rPr>
            <w:noProof/>
          </w:rPr>
          <w:drawing>
            <wp:inline distT="0" distB="0" distL="0" distR="0" wp14:anchorId="3A684009" wp14:editId="36D15BD3">
              <wp:extent cx="3170208" cy="1807968"/>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9871" cy="1819182"/>
                      </a:xfrm>
                      <a:prstGeom prst="rect">
                        <a:avLst/>
                      </a:prstGeom>
                      <a:noFill/>
                      <a:ln>
                        <a:noFill/>
                      </a:ln>
                    </pic:spPr>
                  </pic:pic>
                </a:graphicData>
              </a:graphic>
            </wp:inline>
          </w:drawing>
        </w:r>
        <w:r w:rsidRPr="03D55F8A" w:rsidDel="00D73F99">
          <w:rPr>
            <w:rFonts w:asciiTheme="minorHAnsi" w:eastAsiaTheme="minorEastAsia" w:hAnsiTheme="minorHAnsi" w:cstheme="minorBidi"/>
          </w:rPr>
          <w:t xml:space="preserve"> </w:t>
        </w:r>
      </w:ins>
      <w:del w:id="14" w:author="Marc Gregor" w:date="2022-12-02T12:53:00Z">
        <w:r w:rsidR="00A83147" w:rsidRPr="03D55F8A" w:rsidDel="00D73F99">
          <w:rPr>
            <w:rFonts w:asciiTheme="minorHAnsi" w:eastAsiaTheme="minorEastAsia" w:hAnsiTheme="minorHAnsi" w:cstheme="minorBidi"/>
          </w:rPr>
          <w:delText>[Insert screenshot and brief explanation here.]</w:delText>
        </w:r>
      </w:del>
    </w:p>
    <w:p w14:paraId="67DAC160" w14:textId="61E1B379" w:rsidR="000C47E7" w:rsidRDefault="000C47E7" w:rsidP="03D55F8A">
      <w:pPr>
        <w:spacing w:after="0" w:line="240" w:lineRule="auto"/>
        <w:jc w:val="center"/>
        <w:rPr>
          <w:ins w:id="15" w:author="Marc Gregor" w:date="2022-12-02T21:46:00Z"/>
          <w:rFonts w:asciiTheme="minorHAnsi" w:eastAsiaTheme="minorEastAsia" w:hAnsiTheme="minorHAnsi" w:cstheme="minorBidi"/>
        </w:rPr>
      </w:pPr>
    </w:p>
    <w:p w14:paraId="545CFB54" w14:textId="2455F893" w:rsidR="00143DB2" w:rsidRDefault="00143DB2" w:rsidP="00F96921">
      <w:pPr>
        <w:spacing w:after="0" w:line="240" w:lineRule="auto"/>
        <w:rPr>
          <w:ins w:id="16" w:author="Marc Gregor" w:date="2022-12-04T21:05:00Z"/>
          <w:rFonts w:asciiTheme="minorHAnsi" w:eastAsiaTheme="minorEastAsia" w:hAnsiTheme="minorHAnsi" w:cstheme="minorBidi"/>
        </w:rPr>
      </w:pPr>
      <w:ins w:id="17" w:author="Marc Gregor" w:date="2022-12-04T20:52:00Z">
        <w:r>
          <w:rPr>
            <w:rFonts w:asciiTheme="minorHAnsi" w:eastAsiaTheme="minorEastAsia" w:hAnsiTheme="minorHAnsi" w:cstheme="minorBidi"/>
          </w:rPr>
          <w:t xml:space="preserve">Code: create database </w:t>
        </w:r>
        <w:proofErr w:type="spellStart"/>
        <w:proofErr w:type="gramStart"/>
        <w:r>
          <w:rPr>
            <w:rFonts w:asciiTheme="minorHAnsi" w:eastAsiaTheme="minorEastAsia" w:hAnsiTheme="minorHAnsi" w:cstheme="minorBidi"/>
          </w:rPr>
          <w:t>Qua</w:t>
        </w:r>
      </w:ins>
      <w:ins w:id="18" w:author="Marc Gregor" w:date="2022-12-04T20:53:00Z">
        <w:r>
          <w:rPr>
            <w:rFonts w:asciiTheme="minorHAnsi" w:eastAsiaTheme="minorEastAsia" w:hAnsiTheme="minorHAnsi" w:cstheme="minorBidi"/>
          </w:rPr>
          <w:t>ntigrationUpdates</w:t>
        </w:r>
        <w:proofErr w:type="spellEnd"/>
        <w:r>
          <w:rPr>
            <w:rFonts w:asciiTheme="minorHAnsi" w:eastAsiaTheme="minorEastAsia" w:hAnsiTheme="minorHAnsi" w:cstheme="minorBidi"/>
          </w:rPr>
          <w:t>;</w:t>
        </w:r>
      </w:ins>
      <w:proofErr w:type="gramEnd"/>
    </w:p>
    <w:p w14:paraId="112DD893" w14:textId="77777777" w:rsidR="00064B42" w:rsidRDefault="00064B42" w:rsidP="00F96921">
      <w:pPr>
        <w:spacing w:after="0" w:line="240" w:lineRule="auto"/>
        <w:rPr>
          <w:ins w:id="19" w:author="Marc Gregor" w:date="2022-12-04T20:53:00Z"/>
          <w:rFonts w:asciiTheme="minorHAnsi" w:eastAsiaTheme="minorEastAsia" w:hAnsiTheme="minorHAnsi" w:cstheme="minorBidi"/>
        </w:rPr>
        <w:pPrChange w:id="20" w:author="Marc Gregor" w:date="2022-12-04T20:56:00Z">
          <w:pPr>
            <w:spacing w:after="0" w:line="240" w:lineRule="auto"/>
            <w:jc w:val="center"/>
          </w:pPr>
        </w:pPrChange>
      </w:pPr>
    </w:p>
    <w:p w14:paraId="2F92E193" w14:textId="618E9EEE" w:rsidR="00143DB2" w:rsidRDefault="00064B42" w:rsidP="00F96921">
      <w:pPr>
        <w:spacing w:after="0" w:line="240" w:lineRule="auto"/>
        <w:rPr>
          <w:ins w:id="21" w:author="Marc Gregor" w:date="2022-12-04T20:53:00Z"/>
          <w:rFonts w:asciiTheme="minorHAnsi" w:eastAsiaTheme="minorEastAsia" w:hAnsiTheme="minorHAnsi" w:cstheme="minorBidi"/>
        </w:rPr>
        <w:pPrChange w:id="22" w:author="Marc Gregor" w:date="2022-12-04T20:56:00Z">
          <w:pPr>
            <w:spacing w:after="0" w:line="240" w:lineRule="auto"/>
            <w:jc w:val="center"/>
          </w:pPr>
        </w:pPrChange>
      </w:pPr>
      <w:ins w:id="23" w:author="Marc Gregor" w:date="2022-12-04T21:05:00Z">
        <w:r>
          <w:rPr>
            <w:rFonts w:asciiTheme="minorHAnsi" w:eastAsiaTheme="minorEastAsia" w:hAnsiTheme="minorHAnsi" w:cstheme="minorBidi"/>
          </w:rPr>
          <w:t xml:space="preserve">Code: </w:t>
        </w:r>
      </w:ins>
      <w:ins w:id="24" w:author="Marc Gregor" w:date="2022-12-04T20:53:00Z">
        <w:r w:rsidR="00143DB2">
          <w:rPr>
            <w:rFonts w:asciiTheme="minorHAnsi" w:eastAsiaTheme="minorEastAsia" w:hAnsiTheme="minorHAnsi" w:cstheme="minorBidi"/>
          </w:rPr>
          <w:t xml:space="preserve">Show </w:t>
        </w:r>
        <w:proofErr w:type="gramStart"/>
        <w:r w:rsidR="00143DB2">
          <w:rPr>
            <w:rFonts w:asciiTheme="minorHAnsi" w:eastAsiaTheme="minorEastAsia" w:hAnsiTheme="minorHAnsi" w:cstheme="minorBidi"/>
          </w:rPr>
          <w:t>databases;</w:t>
        </w:r>
        <w:proofErr w:type="gramEnd"/>
      </w:ins>
    </w:p>
    <w:p w14:paraId="1930A034" w14:textId="77777777" w:rsidR="00041C34" w:rsidRDefault="00041C34" w:rsidP="03D55F8A">
      <w:pPr>
        <w:spacing w:after="0" w:line="240" w:lineRule="auto"/>
        <w:jc w:val="center"/>
        <w:rPr>
          <w:ins w:id="25" w:author="Marc Gregor" w:date="2022-12-04T20:52:00Z"/>
          <w:rFonts w:asciiTheme="minorHAnsi" w:eastAsiaTheme="minorEastAsia" w:hAnsiTheme="minorHAnsi" w:cstheme="minorBidi"/>
        </w:rPr>
      </w:pPr>
    </w:p>
    <w:p w14:paraId="2AAF0545" w14:textId="79628A35" w:rsidR="000C47E7" w:rsidRDefault="000C47E7" w:rsidP="03D55F8A">
      <w:pPr>
        <w:spacing w:after="0" w:line="240" w:lineRule="auto"/>
        <w:jc w:val="center"/>
        <w:rPr>
          <w:ins w:id="26" w:author="Marc Gregor" w:date="2022-12-02T21:46:00Z"/>
          <w:rFonts w:asciiTheme="minorHAnsi" w:eastAsiaTheme="minorEastAsia" w:hAnsiTheme="minorHAnsi" w:cstheme="minorBidi"/>
        </w:rPr>
      </w:pPr>
      <w:ins w:id="27" w:author="Marc Gregor" w:date="2022-12-02T21:46:00Z">
        <w:r>
          <w:rPr>
            <w:rFonts w:asciiTheme="minorHAnsi" w:eastAsiaTheme="minorEastAsia" w:hAnsiTheme="minorHAnsi" w:cstheme="minorBidi"/>
          </w:rPr>
          <w:lastRenderedPageBreak/>
          <w:t xml:space="preserve">I used the create database command to create the </w:t>
        </w:r>
        <w:proofErr w:type="spellStart"/>
        <w:r>
          <w:rPr>
            <w:rFonts w:asciiTheme="minorHAnsi" w:eastAsiaTheme="minorEastAsia" w:hAnsiTheme="minorHAnsi" w:cstheme="minorBidi"/>
          </w:rPr>
          <w:t>QuantigrationUpdates</w:t>
        </w:r>
        <w:proofErr w:type="spellEnd"/>
        <w:r>
          <w:rPr>
            <w:rFonts w:asciiTheme="minorHAnsi" w:eastAsiaTheme="minorEastAsia" w:hAnsiTheme="minorHAnsi" w:cstheme="minorBidi"/>
          </w:rPr>
          <w:t xml:space="preserve"> database, and then used show databases </w:t>
        </w:r>
        <w:proofErr w:type="gramStart"/>
        <w:r>
          <w:rPr>
            <w:rFonts w:asciiTheme="minorHAnsi" w:eastAsiaTheme="minorEastAsia" w:hAnsiTheme="minorHAnsi" w:cstheme="minorBidi"/>
          </w:rPr>
          <w:t>in order</w:t>
        </w:r>
      </w:ins>
      <w:ins w:id="28" w:author="Marc Gregor" w:date="2022-12-02T21:47:00Z">
        <w:r>
          <w:rPr>
            <w:rFonts w:asciiTheme="minorHAnsi" w:eastAsiaTheme="minorEastAsia" w:hAnsiTheme="minorHAnsi" w:cstheme="minorBidi"/>
          </w:rPr>
          <w:t xml:space="preserve"> to</w:t>
        </w:r>
        <w:proofErr w:type="gramEnd"/>
        <w:r>
          <w:rPr>
            <w:rFonts w:asciiTheme="minorHAnsi" w:eastAsiaTheme="minorEastAsia" w:hAnsiTheme="minorHAnsi" w:cstheme="minorBidi"/>
          </w:rPr>
          <w:t xml:space="preserve"> verify that it was correctly entered.</w:t>
        </w:r>
      </w:ins>
    </w:p>
    <w:p w14:paraId="7CE83A8D"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rPr>
      </w:pPr>
    </w:p>
    <w:p w14:paraId="7CE83A8E" w14:textId="07C1E81F" w:rsidR="00CD1CD8" w:rsidRDefault="00A83147" w:rsidP="03D55F8A">
      <w:pPr>
        <w:pStyle w:val="List"/>
        <w:rPr>
          <w:rFonts w:asciiTheme="minorHAnsi" w:eastAsiaTheme="minorEastAsia" w:hAnsiTheme="minorHAnsi" w:cstheme="minorBidi"/>
        </w:rPr>
      </w:pPr>
      <w:r w:rsidRPr="03D55F8A">
        <w:rPr>
          <w:rFonts w:asciiTheme="minorHAnsi" w:eastAsiaTheme="minorEastAsia" w:hAnsiTheme="minorHAnsi" w:cstheme="minorBidi"/>
        </w:rPr>
        <w:t xml:space="preserve">Using the </w:t>
      </w:r>
      <w:r w:rsidR="003C5F94" w:rsidRPr="03D55F8A">
        <w:rPr>
          <w:rFonts w:asciiTheme="minorHAnsi" w:eastAsiaTheme="minorEastAsia" w:hAnsiTheme="minorHAnsi" w:cstheme="minorBidi"/>
        </w:rPr>
        <w:t>entity relationship diagram (</w:t>
      </w:r>
      <w:r w:rsidRPr="03D55F8A">
        <w:rPr>
          <w:rFonts w:asciiTheme="minorHAnsi" w:eastAsiaTheme="minorEastAsia" w:hAnsiTheme="minorHAnsi" w:cstheme="minorBidi"/>
        </w:rPr>
        <w:t>ERD</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a reference, create the following tables with the appropriate attributes and keys:</w:t>
      </w:r>
    </w:p>
    <w:p w14:paraId="7CE83A8F" w14:textId="4C82C211"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 xml:space="preserve">Customers </w:t>
      </w:r>
      <w:r w:rsidRPr="03D55F8A">
        <w:rPr>
          <w:rFonts w:asciiTheme="minorHAnsi" w:eastAsiaTheme="minorEastAsia" w:hAnsiTheme="minorHAnsi" w:cstheme="minorBidi"/>
        </w:rPr>
        <w:t>in the QuantigrationUpdates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0" w14:textId="77777777" w:rsidR="00CD1CD8" w:rsidRDefault="00CD1CD8" w:rsidP="03D55F8A">
      <w:pPr>
        <w:spacing w:after="0" w:line="240" w:lineRule="auto"/>
        <w:ind w:left="1440"/>
        <w:rPr>
          <w:rFonts w:asciiTheme="minorHAnsi" w:eastAsiaTheme="minorEastAsia" w:hAnsiTheme="minorHAnsi" w:cstheme="minorBidi"/>
        </w:rPr>
      </w:pPr>
    </w:p>
    <w:p w14:paraId="4485C747" w14:textId="6B72129B" w:rsidR="00D73F99" w:rsidRDefault="00D73F99" w:rsidP="03D55F8A">
      <w:pPr>
        <w:pBdr>
          <w:top w:val="nil"/>
          <w:left w:val="nil"/>
          <w:bottom w:val="nil"/>
          <w:right w:val="nil"/>
          <w:between w:val="nil"/>
        </w:pBdr>
        <w:spacing w:after="0" w:line="240" w:lineRule="auto"/>
        <w:ind w:hanging="720"/>
        <w:jc w:val="center"/>
        <w:rPr>
          <w:ins w:id="29" w:author="Marc Gregor" w:date="2022-12-02T21:47:00Z"/>
          <w:rFonts w:asciiTheme="minorHAnsi" w:eastAsiaTheme="minorEastAsia" w:hAnsiTheme="minorHAnsi" w:cstheme="minorBidi"/>
          <w:color w:val="000000" w:themeColor="text1"/>
        </w:rPr>
      </w:pPr>
      <w:ins w:id="30" w:author="Marc Gregor" w:date="2022-12-02T12:54:00Z">
        <w:r>
          <w:rPr>
            <w:noProof/>
          </w:rPr>
          <w:drawing>
            <wp:inline distT="0" distB="0" distL="0" distR="0" wp14:anchorId="7BC1B256" wp14:editId="3E3E89CD">
              <wp:extent cx="5326811" cy="1425605"/>
              <wp:effectExtent l="0" t="0" r="7620" b="317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0295" cy="1431890"/>
                      </a:xfrm>
                      <a:prstGeom prst="rect">
                        <a:avLst/>
                      </a:prstGeom>
                      <a:noFill/>
                      <a:ln>
                        <a:noFill/>
                      </a:ln>
                    </pic:spPr>
                  </pic:pic>
                </a:graphicData>
              </a:graphic>
            </wp:inline>
          </w:drawing>
        </w:r>
        <w:r w:rsidRPr="03D55F8A" w:rsidDel="00D73F99">
          <w:rPr>
            <w:rFonts w:asciiTheme="minorHAnsi" w:eastAsiaTheme="minorEastAsia" w:hAnsiTheme="minorHAnsi" w:cstheme="minorBidi"/>
            <w:color w:val="000000" w:themeColor="text1"/>
          </w:rPr>
          <w:t xml:space="preserve"> </w:t>
        </w:r>
      </w:ins>
      <w:del w:id="31" w:author="Marc Gregor" w:date="2022-12-02T12:54:00Z">
        <w:r w:rsidR="00A83147" w:rsidRPr="03D55F8A" w:rsidDel="00D73F99">
          <w:rPr>
            <w:rFonts w:asciiTheme="minorHAnsi" w:eastAsiaTheme="minorEastAsia" w:hAnsiTheme="minorHAnsi" w:cstheme="minorBidi"/>
            <w:color w:val="000000" w:themeColor="text1"/>
          </w:rPr>
          <w:delText>[Insert screenshot and brief explanation here.]</w:delText>
        </w:r>
      </w:del>
    </w:p>
    <w:p w14:paraId="626A1DAE" w14:textId="1377D703" w:rsidR="00041C34" w:rsidRDefault="00041C34" w:rsidP="00064B42">
      <w:pPr>
        <w:pBdr>
          <w:top w:val="nil"/>
          <w:left w:val="nil"/>
          <w:bottom w:val="nil"/>
          <w:right w:val="nil"/>
          <w:between w:val="nil"/>
        </w:pBdr>
        <w:spacing w:after="0" w:line="240" w:lineRule="auto"/>
        <w:ind w:hanging="720"/>
        <w:rPr>
          <w:ins w:id="32" w:author="Marc Gregor" w:date="2022-12-04T21:05:00Z"/>
          <w:rFonts w:asciiTheme="minorHAnsi" w:eastAsiaTheme="minorEastAsia" w:hAnsiTheme="minorHAnsi" w:cstheme="minorBidi"/>
          <w:color w:val="000000" w:themeColor="text1"/>
        </w:rPr>
      </w:pPr>
      <w:ins w:id="33" w:author="Marc Gregor" w:date="2022-12-04T20:54:00Z">
        <w:r>
          <w:rPr>
            <w:rFonts w:asciiTheme="minorHAnsi" w:eastAsiaTheme="minorEastAsia" w:hAnsiTheme="minorHAnsi" w:cstheme="minorBidi"/>
            <w:color w:val="000000" w:themeColor="text1"/>
          </w:rPr>
          <w:t xml:space="preserve">Code: </w:t>
        </w:r>
      </w:ins>
      <w:ins w:id="34" w:author="Marc Gregor" w:date="2022-12-04T20:53:00Z">
        <w:r w:rsidRPr="00041C34">
          <w:rPr>
            <w:rFonts w:asciiTheme="minorHAnsi" w:eastAsiaTheme="minorEastAsia" w:hAnsiTheme="minorHAnsi" w:cstheme="minorBidi"/>
            <w:color w:val="000000" w:themeColor="text1"/>
          </w:rPr>
          <w:t>create table Customers (</w:t>
        </w:r>
        <w:proofErr w:type="spellStart"/>
        <w:r w:rsidRPr="00041C34">
          <w:rPr>
            <w:rFonts w:asciiTheme="minorHAnsi" w:eastAsiaTheme="minorEastAsia" w:hAnsiTheme="minorHAnsi" w:cstheme="minorBidi"/>
            <w:color w:val="000000" w:themeColor="text1"/>
          </w:rPr>
          <w:t>CustomerID</w:t>
        </w:r>
        <w:proofErr w:type="spellEnd"/>
        <w:r w:rsidRPr="00041C34">
          <w:rPr>
            <w:rFonts w:asciiTheme="minorHAnsi" w:eastAsiaTheme="minorEastAsia" w:hAnsiTheme="minorHAnsi" w:cstheme="minorBidi"/>
            <w:color w:val="000000" w:themeColor="text1"/>
          </w:rPr>
          <w:t xml:space="preserve"> int, FirstName </w:t>
        </w:r>
        <w:proofErr w:type="gramStart"/>
        <w:r w:rsidRPr="00041C34">
          <w:rPr>
            <w:rFonts w:asciiTheme="minorHAnsi" w:eastAsiaTheme="minorEastAsia" w:hAnsiTheme="minorHAnsi" w:cstheme="minorBidi"/>
            <w:color w:val="000000" w:themeColor="text1"/>
          </w:rPr>
          <w:t>varchar(</w:t>
        </w:r>
        <w:proofErr w:type="gramEnd"/>
        <w:r w:rsidRPr="00041C34">
          <w:rPr>
            <w:rFonts w:asciiTheme="minorHAnsi" w:eastAsiaTheme="minorEastAsia" w:hAnsiTheme="minorHAnsi" w:cstheme="minorBidi"/>
            <w:color w:val="000000" w:themeColor="text1"/>
          </w:rPr>
          <w:t xml:space="preserve">25), </w:t>
        </w:r>
        <w:proofErr w:type="spellStart"/>
        <w:r w:rsidRPr="00041C34">
          <w:rPr>
            <w:rFonts w:asciiTheme="minorHAnsi" w:eastAsiaTheme="minorEastAsia" w:hAnsiTheme="minorHAnsi" w:cstheme="minorBidi"/>
            <w:color w:val="000000" w:themeColor="text1"/>
          </w:rPr>
          <w:t>LastName</w:t>
        </w:r>
        <w:proofErr w:type="spellEnd"/>
        <w:r w:rsidRPr="00041C34">
          <w:rPr>
            <w:rFonts w:asciiTheme="minorHAnsi" w:eastAsiaTheme="minorEastAsia" w:hAnsiTheme="minorHAnsi" w:cstheme="minorBidi"/>
            <w:color w:val="000000" w:themeColor="text1"/>
          </w:rPr>
          <w:t xml:space="preserve"> varchar(25), Street Varchar(50), City Varchar(50), State varchar(25), </w:t>
        </w:r>
        <w:proofErr w:type="spellStart"/>
        <w:r w:rsidRPr="00041C34">
          <w:rPr>
            <w:rFonts w:asciiTheme="minorHAnsi" w:eastAsiaTheme="minorEastAsia" w:hAnsiTheme="minorHAnsi" w:cstheme="minorBidi"/>
            <w:color w:val="000000" w:themeColor="text1"/>
          </w:rPr>
          <w:t>ZipCode</w:t>
        </w:r>
        <w:proofErr w:type="spellEnd"/>
        <w:r w:rsidRPr="00041C34">
          <w:rPr>
            <w:rFonts w:asciiTheme="minorHAnsi" w:eastAsiaTheme="minorEastAsia" w:hAnsiTheme="minorHAnsi" w:cstheme="minorBidi"/>
            <w:color w:val="000000" w:themeColor="text1"/>
          </w:rPr>
          <w:t xml:space="preserve"> int, Telephone varchar(15));</w:t>
        </w:r>
      </w:ins>
    </w:p>
    <w:p w14:paraId="7780377C" w14:textId="77777777" w:rsidR="00064B42" w:rsidRDefault="00064B42" w:rsidP="00064B42">
      <w:pPr>
        <w:pBdr>
          <w:top w:val="nil"/>
          <w:left w:val="nil"/>
          <w:bottom w:val="nil"/>
          <w:right w:val="nil"/>
          <w:between w:val="nil"/>
        </w:pBdr>
        <w:spacing w:after="0" w:line="240" w:lineRule="auto"/>
        <w:ind w:hanging="720"/>
        <w:rPr>
          <w:ins w:id="35" w:author="Marc Gregor" w:date="2022-12-04T20:54:00Z"/>
          <w:rFonts w:asciiTheme="minorHAnsi" w:eastAsiaTheme="minorEastAsia" w:hAnsiTheme="minorHAnsi" w:cstheme="minorBidi"/>
          <w:color w:val="000000" w:themeColor="text1"/>
        </w:rPr>
        <w:pPrChange w:id="36" w:author="Marc Gregor" w:date="2022-12-04T21:05:00Z">
          <w:pPr>
            <w:pBdr>
              <w:top w:val="nil"/>
              <w:left w:val="nil"/>
              <w:bottom w:val="nil"/>
              <w:right w:val="nil"/>
              <w:between w:val="nil"/>
            </w:pBdr>
            <w:spacing w:after="0" w:line="240" w:lineRule="auto"/>
            <w:ind w:hanging="720"/>
            <w:jc w:val="center"/>
          </w:pPr>
        </w:pPrChange>
      </w:pPr>
    </w:p>
    <w:p w14:paraId="134DFB99" w14:textId="581271CA" w:rsidR="00041C34" w:rsidRDefault="00064B42" w:rsidP="00F96921">
      <w:pPr>
        <w:pBdr>
          <w:top w:val="nil"/>
          <w:left w:val="nil"/>
          <w:bottom w:val="nil"/>
          <w:right w:val="nil"/>
          <w:between w:val="nil"/>
        </w:pBdr>
        <w:spacing w:after="0" w:line="240" w:lineRule="auto"/>
        <w:ind w:hanging="720"/>
        <w:rPr>
          <w:ins w:id="37" w:author="Marc Gregor" w:date="2022-12-04T20:53:00Z"/>
          <w:rFonts w:asciiTheme="minorHAnsi" w:eastAsiaTheme="minorEastAsia" w:hAnsiTheme="minorHAnsi" w:cstheme="minorBidi"/>
          <w:color w:val="000000" w:themeColor="text1"/>
        </w:rPr>
        <w:pPrChange w:id="38" w:author="Marc Gregor" w:date="2022-12-04T20:56:00Z">
          <w:pPr>
            <w:pBdr>
              <w:top w:val="nil"/>
              <w:left w:val="nil"/>
              <w:bottom w:val="nil"/>
              <w:right w:val="nil"/>
              <w:between w:val="nil"/>
            </w:pBdr>
            <w:spacing w:after="0" w:line="240" w:lineRule="auto"/>
            <w:ind w:hanging="720"/>
            <w:jc w:val="center"/>
          </w:pPr>
        </w:pPrChange>
      </w:pPr>
      <w:ins w:id="39" w:author="Marc Gregor" w:date="2022-12-04T21:05:00Z">
        <w:r>
          <w:rPr>
            <w:rFonts w:asciiTheme="minorHAnsi" w:eastAsiaTheme="minorEastAsia" w:hAnsiTheme="minorHAnsi" w:cstheme="minorBidi"/>
            <w:color w:val="000000" w:themeColor="text1"/>
          </w:rPr>
          <w:t xml:space="preserve">Code: </w:t>
        </w:r>
      </w:ins>
      <w:ins w:id="40" w:author="Marc Gregor" w:date="2022-12-04T20:54:00Z">
        <w:r w:rsidR="00041C34">
          <w:rPr>
            <w:rFonts w:asciiTheme="minorHAnsi" w:eastAsiaTheme="minorEastAsia" w:hAnsiTheme="minorHAnsi" w:cstheme="minorBidi"/>
            <w:color w:val="000000" w:themeColor="text1"/>
          </w:rPr>
          <w:t xml:space="preserve">Describe </w:t>
        </w:r>
        <w:proofErr w:type="gramStart"/>
        <w:r w:rsidR="00041C34">
          <w:rPr>
            <w:rFonts w:asciiTheme="minorHAnsi" w:eastAsiaTheme="minorEastAsia" w:hAnsiTheme="minorHAnsi" w:cstheme="minorBidi"/>
            <w:color w:val="000000" w:themeColor="text1"/>
          </w:rPr>
          <w:t>Customers;</w:t>
        </w:r>
      </w:ins>
      <w:proofErr w:type="gramEnd"/>
    </w:p>
    <w:p w14:paraId="63AF9853" w14:textId="77777777" w:rsidR="00041C34" w:rsidRDefault="00041C34" w:rsidP="03D55F8A">
      <w:pPr>
        <w:pBdr>
          <w:top w:val="nil"/>
          <w:left w:val="nil"/>
          <w:bottom w:val="nil"/>
          <w:right w:val="nil"/>
          <w:between w:val="nil"/>
        </w:pBdr>
        <w:spacing w:after="0" w:line="240" w:lineRule="auto"/>
        <w:ind w:hanging="720"/>
        <w:jc w:val="center"/>
        <w:rPr>
          <w:ins w:id="41" w:author="Marc Gregor" w:date="2022-12-04T20:53:00Z"/>
          <w:rFonts w:asciiTheme="minorHAnsi" w:eastAsiaTheme="minorEastAsia" w:hAnsiTheme="minorHAnsi" w:cstheme="minorBidi"/>
          <w:color w:val="000000" w:themeColor="text1"/>
        </w:rPr>
      </w:pPr>
    </w:p>
    <w:p w14:paraId="1240C7E3" w14:textId="5BA8541C" w:rsidR="000C47E7" w:rsidRDefault="000C47E7" w:rsidP="03D55F8A">
      <w:pPr>
        <w:pBdr>
          <w:top w:val="nil"/>
          <w:left w:val="nil"/>
          <w:bottom w:val="nil"/>
          <w:right w:val="nil"/>
          <w:between w:val="nil"/>
        </w:pBdr>
        <w:spacing w:after="0" w:line="240" w:lineRule="auto"/>
        <w:ind w:hanging="720"/>
        <w:jc w:val="center"/>
        <w:rPr>
          <w:rFonts w:asciiTheme="minorHAnsi" w:eastAsiaTheme="minorEastAsia" w:hAnsiTheme="minorHAnsi" w:cstheme="minorBidi"/>
          <w:color w:val="000000"/>
        </w:rPr>
      </w:pPr>
      <w:ins w:id="42" w:author="Marc Gregor" w:date="2022-12-02T21:48:00Z">
        <w:r>
          <w:rPr>
            <w:rFonts w:asciiTheme="minorHAnsi" w:eastAsiaTheme="minorEastAsia" w:hAnsiTheme="minorHAnsi" w:cstheme="minorBidi"/>
            <w:color w:val="000000" w:themeColor="text1"/>
          </w:rPr>
          <w:t>Using create table, I created the table Customers with</w:t>
        </w:r>
      </w:ins>
      <w:ins w:id="43" w:author="Marc Gregor" w:date="2022-12-02T21:49:00Z">
        <w:r>
          <w:rPr>
            <w:rFonts w:asciiTheme="minorHAnsi" w:eastAsiaTheme="minorEastAsia" w:hAnsiTheme="minorHAnsi" w:cstheme="minorBidi"/>
            <w:color w:val="000000" w:themeColor="text1"/>
          </w:rPr>
          <w:t xml:space="preserve"> 8 different fields (</w:t>
        </w:r>
        <w:proofErr w:type="spellStart"/>
        <w:r>
          <w:rPr>
            <w:rFonts w:asciiTheme="minorHAnsi" w:eastAsiaTheme="minorEastAsia" w:hAnsiTheme="minorHAnsi" w:cstheme="minorBidi"/>
            <w:color w:val="000000" w:themeColor="text1"/>
          </w:rPr>
          <w:t>CustomerID</w:t>
        </w:r>
        <w:proofErr w:type="spellEnd"/>
        <w:r>
          <w:rPr>
            <w:rFonts w:asciiTheme="minorHAnsi" w:eastAsiaTheme="minorEastAsia" w:hAnsiTheme="minorHAnsi" w:cstheme="minorBidi"/>
            <w:color w:val="000000" w:themeColor="text1"/>
          </w:rPr>
          <w:t xml:space="preserve"> being the primary key)</w:t>
        </w:r>
      </w:ins>
      <w:ins w:id="44" w:author="Marc Gregor" w:date="2022-12-02T21:50:00Z">
        <w:r>
          <w:rPr>
            <w:rFonts w:asciiTheme="minorHAnsi" w:eastAsiaTheme="minorEastAsia" w:hAnsiTheme="minorHAnsi" w:cstheme="minorBidi"/>
            <w:color w:val="000000" w:themeColor="text1"/>
          </w:rPr>
          <w:t>.</w:t>
        </w:r>
      </w:ins>
      <w:ins w:id="45" w:author="Marc Gregor" w:date="2022-12-02T21:51:00Z">
        <w:r>
          <w:rPr>
            <w:rFonts w:asciiTheme="minorHAnsi" w:eastAsiaTheme="minorEastAsia" w:hAnsiTheme="minorHAnsi" w:cstheme="minorBidi"/>
            <w:color w:val="000000" w:themeColor="text1"/>
          </w:rPr>
          <w:t xml:space="preserve"> I then used </w:t>
        </w:r>
        <w:proofErr w:type="gramStart"/>
        <w:r>
          <w:rPr>
            <w:rFonts w:asciiTheme="minorHAnsi" w:eastAsiaTheme="minorEastAsia" w:hAnsiTheme="minorHAnsi" w:cstheme="minorBidi"/>
            <w:color w:val="000000" w:themeColor="text1"/>
          </w:rPr>
          <w:t>describe</w:t>
        </w:r>
        <w:proofErr w:type="gramEnd"/>
        <w:r>
          <w:rPr>
            <w:rFonts w:asciiTheme="minorHAnsi" w:eastAsiaTheme="minorEastAsia" w:hAnsiTheme="minorHAnsi" w:cstheme="minorBidi"/>
            <w:color w:val="000000" w:themeColor="text1"/>
          </w:rPr>
          <w:t xml:space="preserve"> to ensure that all fields were entered correctly with the correct data type.</w:t>
        </w:r>
      </w:ins>
    </w:p>
    <w:p w14:paraId="7CE83A92" w14:textId="77777777" w:rsidR="00CD1CD8" w:rsidRDefault="00CD1CD8" w:rsidP="03D55F8A">
      <w:pPr>
        <w:spacing w:after="0" w:line="240" w:lineRule="auto"/>
        <w:ind w:left="1440"/>
        <w:rPr>
          <w:rFonts w:asciiTheme="minorHAnsi" w:eastAsiaTheme="minorEastAsia" w:hAnsiTheme="minorHAnsi" w:cstheme="minorBidi"/>
        </w:rPr>
      </w:pPr>
    </w:p>
    <w:p w14:paraId="7CE83A93" w14:textId="04928A6A"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 xml:space="preserve">Orders </w:t>
      </w:r>
      <w:r w:rsidRPr="03D55F8A">
        <w:rPr>
          <w:rFonts w:asciiTheme="minorHAnsi" w:eastAsiaTheme="minorEastAsia" w:hAnsiTheme="minorHAnsi" w:cstheme="minorBidi"/>
        </w:rPr>
        <w:t>in the QuantigrationUpdates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4" w14:textId="77777777" w:rsidR="00CD1CD8" w:rsidRDefault="00CD1CD8" w:rsidP="03D55F8A">
      <w:pPr>
        <w:spacing w:after="0" w:line="240" w:lineRule="auto"/>
        <w:ind w:left="1440"/>
        <w:rPr>
          <w:rFonts w:asciiTheme="minorHAnsi" w:eastAsiaTheme="minorEastAsia" w:hAnsiTheme="minorHAnsi" w:cstheme="minorBidi"/>
        </w:rPr>
      </w:pPr>
    </w:p>
    <w:p w14:paraId="7CE83A95" w14:textId="03122E30" w:rsidR="00CD1CD8" w:rsidDel="000C47E7" w:rsidRDefault="00D73F99" w:rsidP="00D73F99">
      <w:pPr>
        <w:spacing w:after="0" w:line="240" w:lineRule="auto"/>
        <w:ind w:left="1440"/>
        <w:rPr>
          <w:del w:id="46" w:author="Marc Gregor" w:date="2022-12-02T12:54:00Z"/>
          <w:rFonts w:asciiTheme="minorHAnsi" w:eastAsiaTheme="minorEastAsia" w:hAnsiTheme="minorHAnsi" w:cstheme="minorBidi"/>
        </w:rPr>
      </w:pPr>
      <w:ins w:id="47" w:author="Marc Gregor" w:date="2022-12-02T12:54:00Z">
        <w:r>
          <w:rPr>
            <w:noProof/>
          </w:rPr>
          <w:drawing>
            <wp:inline distT="0" distB="0" distL="0" distR="0" wp14:anchorId="3B1CA187" wp14:editId="42E008FB">
              <wp:extent cx="4439299" cy="1225550"/>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3379" cy="1226676"/>
                      </a:xfrm>
                      <a:prstGeom prst="rect">
                        <a:avLst/>
                      </a:prstGeom>
                      <a:noFill/>
                      <a:ln>
                        <a:noFill/>
                      </a:ln>
                    </pic:spPr>
                  </pic:pic>
                </a:graphicData>
              </a:graphic>
            </wp:inline>
          </w:drawing>
        </w:r>
      </w:ins>
      <w:del w:id="48" w:author="Marc Gregor" w:date="2022-12-02T12:54:00Z">
        <w:r w:rsidR="00A83147" w:rsidRPr="03D55F8A" w:rsidDel="00D73F99">
          <w:rPr>
            <w:rFonts w:asciiTheme="minorHAnsi" w:eastAsiaTheme="minorEastAsia" w:hAnsiTheme="minorHAnsi" w:cstheme="minorBidi"/>
          </w:rPr>
          <w:delText>[Insert screenshot and brief explanation here.]</w:delText>
        </w:r>
      </w:del>
    </w:p>
    <w:p w14:paraId="55BDF008" w14:textId="112C6EEB" w:rsidR="000C47E7" w:rsidRDefault="000C47E7" w:rsidP="000C47E7">
      <w:pPr>
        <w:spacing w:after="0" w:line="240" w:lineRule="auto"/>
        <w:jc w:val="center"/>
        <w:rPr>
          <w:ins w:id="49" w:author="Marc Gregor" w:date="2022-12-02T21:50:00Z"/>
          <w:rFonts w:asciiTheme="minorHAnsi" w:eastAsiaTheme="minorEastAsia" w:hAnsiTheme="minorHAnsi" w:cstheme="minorBidi"/>
        </w:rPr>
      </w:pPr>
    </w:p>
    <w:p w14:paraId="08987FF4" w14:textId="59E712A2" w:rsidR="00B31DAF" w:rsidRDefault="00B31DAF" w:rsidP="00F96921">
      <w:pPr>
        <w:spacing w:after="0" w:line="240" w:lineRule="auto"/>
        <w:rPr>
          <w:ins w:id="50" w:author="Marc Gregor" w:date="2022-12-04T21:05:00Z"/>
          <w:rFonts w:asciiTheme="minorHAnsi" w:eastAsiaTheme="minorEastAsia" w:hAnsiTheme="minorHAnsi" w:cstheme="minorBidi"/>
          <w:color w:val="000000" w:themeColor="text1"/>
        </w:rPr>
      </w:pPr>
      <w:ins w:id="51" w:author="Marc Gregor" w:date="2022-12-04T20:54:00Z">
        <w:r>
          <w:rPr>
            <w:rFonts w:asciiTheme="minorHAnsi" w:eastAsiaTheme="minorEastAsia" w:hAnsiTheme="minorHAnsi" w:cstheme="minorBidi"/>
            <w:color w:val="000000" w:themeColor="text1"/>
          </w:rPr>
          <w:t xml:space="preserve">Code: </w:t>
        </w:r>
        <w:r w:rsidRPr="00B31DAF">
          <w:rPr>
            <w:rFonts w:asciiTheme="minorHAnsi" w:eastAsiaTheme="minorEastAsia" w:hAnsiTheme="minorHAnsi" w:cstheme="minorBidi"/>
            <w:color w:val="000000" w:themeColor="text1"/>
          </w:rPr>
          <w:t>create table Orders (</w:t>
        </w:r>
        <w:proofErr w:type="spellStart"/>
        <w:r w:rsidRPr="00B31DAF">
          <w:rPr>
            <w:rFonts w:asciiTheme="minorHAnsi" w:eastAsiaTheme="minorEastAsia" w:hAnsiTheme="minorHAnsi" w:cstheme="minorBidi"/>
            <w:color w:val="000000" w:themeColor="text1"/>
          </w:rPr>
          <w:t>OrderID</w:t>
        </w:r>
        <w:proofErr w:type="spellEnd"/>
        <w:r w:rsidRPr="00B31DAF">
          <w:rPr>
            <w:rFonts w:asciiTheme="minorHAnsi" w:eastAsiaTheme="minorEastAsia" w:hAnsiTheme="minorHAnsi" w:cstheme="minorBidi"/>
            <w:color w:val="000000" w:themeColor="text1"/>
          </w:rPr>
          <w:t xml:space="preserve"> int, </w:t>
        </w:r>
        <w:proofErr w:type="spellStart"/>
        <w:r w:rsidRPr="00B31DAF">
          <w:rPr>
            <w:rFonts w:asciiTheme="minorHAnsi" w:eastAsiaTheme="minorEastAsia" w:hAnsiTheme="minorHAnsi" w:cstheme="minorBidi"/>
            <w:color w:val="000000" w:themeColor="text1"/>
          </w:rPr>
          <w:t>CustomerID</w:t>
        </w:r>
        <w:proofErr w:type="spellEnd"/>
        <w:r w:rsidRPr="00B31DAF">
          <w:rPr>
            <w:rFonts w:asciiTheme="minorHAnsi" w:eastAsiaTheme="minorEastAsia" w:hAnsiTheme="minorHAnsi" w:cstheme="minorBidi"/>
            <w:color w:val="000000" w:themeColor="text1"/>
          </w:rPr>
          <w:t xml:space="preserve"> int, SKU </w:t>
        </w:r>
        <w:proofErr w:type="gramStart"/>
        <w:r w:rsidRPr="00B31DAF">
          <w:rPr>
            <w:rFonts w:asciiTheme="minorHAnsi" w:eastAsiaTheme="minorEastAsia" w:hAnsiTheme="minorHAnsi" w:cstheme="minorBidi"/>
            <w:color w:val="000000" w:themeColor="text1"/>
          </w:rPr>
          <w:t>varchar(</w:t>
        </w:r>
        <w:proofErr w:type="gramEnd"/>
        <w:r w:rsidRPr="00B31DAF">
          <w:rPr>
            <w:rFonts w:asciiTheme="minorHAnsi" w:eastAsiaTheme="minorEastAsia" w:hAnsiTheme="minorHAnsi" w:cstheme="minorBidi"/>
            <w:color w:val="000000" w:themeColor="text1"/>
          </w:rPr>
          <w:t>20), Description varchar(50));</w:t>
        </w:r>
      </w:ins>
    </w:p>
    <w:p w14:paraId="10C2C00C" w14:textId="77777777" w:rsidR="00064B42" w:rsidRDefault="00064B42" w:rsidP="00F96921">
      <w:pPr>
        <w:spacing w:after="0" w:line="240" w:lineRule="auto"/>
        <w:rPr>
          <w:ins w:id="52" w:author="Marc Gregor" w:date="2022-12-04T20:54:00Z"/>
          <w:rFonts w:asciiTheme="minorHAnsi" w:eastAsiaTheme="minorEastAsia" w:hAnsiTheme="minorHAnsi" w:cstheme="minorBidi"/>
          <w:color w:val="000000" w:themeColor="text1"/>
        </w:rPr>
        <w:pPrChange w:id="53" w:author="Marc Gregor" w:date="2022-12-04T20:56:00Z">
          <w:pPr>
            <w:spacing w:after="0" w:line="240" w:lineRule="auto"/>
            <w:jc w:val="center"/>
          </w:pPr>
        </w:pPrChange>
      </w:pPr>
    </w:p>
    <w:p w14:paraId="11620184" w14:textId="6048410E" w:rsidR="00B31DAF" w:rsidRDefault="00064B42" w:rsidP="00F96921">
      <w:pPr>
        <w:spacing w:after="0" w:line="240" w:lineRule="auto"/>
        <w:rPr>
          <w:ins w:id="54" w:author="Marc Gregor" w:date="2022-12-04T20:54:00Z"/>
          <w:rFonts w:asciiTheme="minorHAnsi" w:eastAsiaTheme="minorEastAsia" w:hAnsiTheme="minorHAnsi" w:cstheme="minorBidi"/>
          <w:color w:val="000000" w:themeColor="text1"/>
        </w:rPr>
        <w:pPrChange w:id="55" w:author="Marc Gregor" w:date="2022-12-04T20:56:00Z">
          <w:pPr>
            <w:spacing w:after="0" w:line="240" w:lineRule="auto"/>
            <w:jc w:val="center"/>
          </w:pPr>
        </w:pPrChange>
      </w:pPr>
      <w:ins w:id="56" w:author="Marc Gregor" w:date="2022-12-04T21:04:00Z">
        <w:r>
          <w:rPr>
            <w:rFonts w:asciiTheme="minorHAnsi" w:eastAsiaTheme="minorEastAsia" w:hAnsiTheme="minorHAnsi" w:cstheme="minorBidi"/>
            <w:color w:val="000000" w:themeColor="text1"/>
          </w:rPr>
          <w:t>Code</w:t>
        </w:r>
      </w:ins>
      <w:ins w:id="57" w:author="Marc Gregor" w:date="2022-12-04T21:05:00Z">
        <w:r>
          <w:rPr>
            <w:rFonts w:asciiTheme="minorHAnsi" w:eastAsiaTheme="minorEastAsia" w:hAnsiTheme="minorHAnsi" w:cstheme="minorBidi"/>
            <w:color w:val="000000" w:themeColor="text1"/>
          </w:rPr>
          <w:t xml:space="preserve">: </w:t>
        </w:r>
      </w:ins>
      <w:ins w:id="58" w:author="Marc Gregor" w:date="2022-12-04T20:54:00Z">
        <w:r w:rsidR="00B31DAF">
          <w:rPr>
            <w:rFonts w:asciiTheme="minorHAnsi" w:eastAsiaTheme="minorEastAsia" w:hAnsiTheme="minorHAnsi" w:cstheme="minorBidi"/>
            <w:color w:val="000000" w:themeColor="text1"/>
          </w:rPr>
          <w:t xml:space="preserve">Describe </w:t>
        </w:r>
        <w:proofErr w:type="gramStart"/>
        <w:r w:rsidR="00B31DAF">
          <w:rPr>
            <w:rFonts w:asciiTheme="minorHAnsi" w:eastAsiaTheme="minorEastAsia" w:hAnsiTheme="minorHAnsi" w:cstheme="minorBidi"/>
            <w:color w:val="000000" w:themeColor="text1"/>
          </w:rPr>
          <w:t>Ord</w:t>
        </w:r>
      </w:ins>
      <w:ins w:id="59" w:author="Marc Gregor" w:date="2022-12-04T20:55:00Z">
        <w:r w:rsidR="00B31DAF">
          <w:rPr>
            <w:rFonts w:asciiTheme="minorHAnsi" w:eastAsiaTheme="minorEastAsia" w:hAnsiTheme="minorHAnsi" w:cstheme="minorBidi"/>
            <w:color w:val="000000" w:themeColor="text1"/>
          </w:rPr>
          <w:t>ers;</w:t>
        </w:r>
      </w:ins>
      <w:proofErr w:type="gramEnd"/>
    </w:p>
    <w:p w14:paraId="13E5A8B9" w14:textId="77777777" w:rsidR="00B31DAF" w:rsidRDefault="00B31DAF" w:rsidP="000C47E7">
      <w:pPr>
        <w:spacing w:after="0" w:line="240" w:lineRule="auto"/>
        <w:jc w:val="center"/>
        <w:rPr>
          <w:ins w:id="60" w:author="Marc Gregor" w:date="2022-12-04T20:54:00Z"/>
          <w:rFonts w:asciiTheme="minorHAnsi" w:eastAsiaTheme="minorEastAsia" w:hAnsiTheme="minorHAnsi" w:cstheme="minorBidi"/>
          <w:color w:val="000000" w:themeColor="text1"/>
        </w:rPr>
      </w:pPr>
    </w:p>
    <w:p w14:paraId="70A7D54E" w14:textId="7DE6A21A" w:rsidR="000C47E7" w:rsidRDefault="000C47E7" w:rsidP="000C47E7">
      <w:pPr>
        <w:spacing w:after="0" w:line="240" w:lineRule="auto"/>
        <w:jc w:val="center"/>
        <w:rPr>
          <w:ins w:id="61" w:author="Marc Gregor" w:date="2022-12-02T21:50:00Z"/>
          <w:rFonts w:asciiTheme="minorHAnsi" w:eastAsiaTheme="minorEastAsia" w:hAnsiTheme="minorHAnsi" w:cstheme="minorBidi"/>
        </w:rPr>
      </w:pPr>
      <w:ins w:id="62" w:author="Marc Gregor" w:date="2022-12-02T21:50:00Z">
        <w:r>
          <w:rPr>
            <w:rFonts w:asciiTheme="minorHAnsi" w:eastAsiaTheme="minorEastAsia" w:hAnsiTheme="minorHAnsi" w:cstheme="minorBidi"/>
            <w:color w:val="000000" w:themeColor="text1"/>
          </w:rPr>
          <w:t xml:space="preserve">Using create table, I created the table </w:t>
        </w:r>
      </w:ins>
      <w:ins w:id="63" w:author="Marc Gregor" w:date="2022-12-02T21:53:00Z">
        <w:r w:rsidR="00F106B9">
          <w:rPr>
            <w:rFonts w:asciiTheme="minorHAnsi" w:eastAsiaTheme="minorEastAsia" w:hAnsiTheme="minorHAnsi" w:cstheme="minorBidi"/>
            <w:color w:val="000000" w:themeColor="text1"/>
          </w:rPr>
          <w:t>Orders</w:t>
        </w:r>
      </w:ins>
      <w:ins w:id="64" w:author="Marc Gregor" w:date="2022-12-02T21:50:00Z">
        <w:r>
          <w:rPr>
            <w:rFonts w:asciiTheme="minorHAnsi" w:eastAsiaTheme="minorEastAsia" w:hAnsiTheme="minorHAnsi" w:cstheme="minorBidi"/>
            <w:color w:val="000000" w:themeColor="text1"/>
          </w:rPr>
          <w:t xml:space="preserve"> with </w:t>
        </w:r>
      </w:ins>
      <w:ins w:id="65" w:author="Marc Gregor" w:date="2022-12-02T21:53:00Z">
        <w:r w:rsidR="00F106B9">
          <w:rPr>
            <w:rFonts w:asciiTheme="minorHAnsi" w:eastAsiaTheme="minorEastAsia" w:hAnsiTheme="minorHAnsi" w:cstheme="minorBidi"/>
            <w:color w:val="000000" w:themeColor="text1"/>
          </w:rPr>
          <w:t>4</w:t>
        </w:r>
      </w:ins>
      <w:ins w:id="66" w:author="Marc Gregor" w:date="2022-12-02T21:50:00Z">
        <w:r>
          <w:rPr>
            <w:rFonts w:asciiTheme="minorHAnsi" w:eastAsiaTheme="minorEastAsia" w:hAnsiTheme="minorHAnsi" w:cstheme="minorBidi"/>
            <w:color w:val="000000" w:themeColor="text1"/>
          </w:rPr>
          <w:t xml:space="preserve"> different fields (</w:t>
        </w:r>
      </w:ins>
      <w:proofErr w:type="spellStart"/>
      <w:ins w:id="67" w:author="Marc Gregor" w:date="2022-12-02T21:51:00Z">
        <w:r>
          <w:rPr>
            <w:rFonts w:asciiTheme="minorHAnsi" w:eastAsiaTheme="minorEastAsia" w:hAnsiTheme="minorHAnsi" w:cstheme="minorBidi"/>
            <w:color w:val="000000" w:themeColor="text1"/>
          </w:rPr>
          <w:t>OrderID</w:t>
        </w:r>
        <w:proofErr w:type="spellEnd"/>
        <w:r>
          <w:rPr>
            <w:rFonts w:asciiTheme="minorHAnsi" w:eastAsiaTheme="minorEastAsia" w:hAnsiTheme="minorHAnsi" w:cstheme="minorBidi"/>
            <w:color w:val="000000" w:themeColor="text1"/>
          </w:rPr>
          <w:t xml:space="preserve"> being the primary key and the </w:t>
        </w:r>
      </w:ins>
      <w:proofErr w:type="spellStart"/>
      <w:ins w:id="68" w:author="Marc Gregor" w:date="2022-12-02T21:50:00Z">
        <w:r>
          <w:rPr>
            <w:rFonts w:asciiTheme="minorHAnsi" w:eastAsiaTheme="minorEastAsia" w:hAnsiTheme="minorHAnsi" w:cstheme="minorBidi"/>
            <w:color w:val="000000" w:themeColor="text1"/>
          </w:rPr>
          <w:t>CustomerID</w:t>
        </w:r>
        <w:proofErr w:type="spellEnd"/>
        <w:r>
          <w:rPr>
            <w:rFonts w:asciiTheme="minorHAnsi" w:eastAsiaTheme="minorEastAsia" w:hAnsiTheme="minorHAnsi" w:cstheme="minorBidi"/>
            <w:color w:val="000000" w:themeColor="text1"/>
          </w:rPr>
          <w:t xml:space="preserve"> being the foreign key).</w:t>
        </w:r>
      </w:ins>
      <w:ins w:id="69" w:author="Marc Gregor" w:date="2022-12-02T21:52:00Z">
        <w:r w:rsidR="001B3807">
          <w:rPr>
            <w:rFonts w:asciiTheme="minorHAnsi" w:eastAsiaTheme="minorEastAsia" w:hAnsiTheme="minorHAnsi" w:cstheme="minorBidi"/>
            <w:color w:val="000000" w:themeColor="text1"/>
          </w:rPr>
          <w:t xml:space="preserve"> I made sure everything was entered correctly by using the describe query.</w:t>
        </w:r>
      </w:ins>
    </w:p>
    <w:p w14:paraId="7CE83A96" w14:textId="77777777" w:rsidR="00CD1CD8" w:rsidRDefault="00CD1CD8" w:rsidP="00D73F99">
      <w:pPr>
        <w:spacing w:after="0" w:line="240" w:lineRule="auto"/>
        <w:ind w:left="1440"/>
        <w:rPr>
          <w:rFonts w:asciiTheme="minorHAnsi" w:eastAsiaTheme="minorEastAsia" w:hAnsiTheme="minorHAnsi" w:cstheme="minorBidi"/>
        </w:rPr>
      </w:pPr>
    </w:p>
    <w:p w14:paraId="7CE83A97" w14:textId="5DDA5917"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8" w14:textId="77777777" w:rsidR="00CD1CD8" w:rsidRDefault="00CD1CD8" w:rsidP="03D55F8A">
      <w:pPr>
        <w:spacing w:after="0" w:line="240" w:lineRule="auto"/>
        <w:rPr>
          <w:rFonts w:asciiTheme="minorHAnsi" w:eastAsiaTheme="minorEastAsia" w:hAnsiTheme="minorHAnsi" w:cstheme="minorBidi"/>
        </w:rPr>
      </w:pPr>
    </w:p>
    <w:p w14:paraId="7CE83A99" w14:textId="7A8B1DBF" w:rsidR="00CD1CD8" w:rsidDel="00F106B9" w:rsidRDefault="00D73F99" w:rsidP="03D55F8A">
      <w:pPr>
        <w:pBdr>
          <w:top w:val="nil"/>
          <w:left w:val="nil"/>
          <w:bottom w:val="nil"/>
          <w:right w:val="nil"/>
          <w:between w:val="nil"/>
        </w:pBdr>
        <w:spacing w:after="0" w:line="240" w:lineRule="auto"/>
        <w:rPr>
          <w:del w:id="70" w:author="Marc Gregor" w:date="2022-12-02T12:54:00Z"/>
          <w:rFonts w:asciiTheme="minorHAnsi" w:eastAsiaTheme="minorEastAsia" w:hAnsiTheme="minorHAnsi" w:cstheme="minorBidi"/>
        </w:rPr>
      </w:pPr>
      <w:ins w:id="71" w:author="Marc Gregor" w:date="2022-12-02T12:54:00Z">
        <w:r>
          <w:rPr>
            <w:noProof/>
          </w:rPr>
          <w:drawing>
            <wp:inline distT="0" distB="0" distL="0" distR="0" wp14:anchorId="08397F4D" wp14:editId="3B16CA23">
              <wp:extent cx="5943600" cy="1622425"/>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22425"/>
                      </a:xfrm>
                      <a:prstGeom prst="rect">
                        <a:avLst/>
                      </a:prstGeom>
                      <a:noFill/>
                      <a:ln>
                        <a:noFill/>
                      </a:ln>
                    </pic:spPr>
                  </pic:pic>
                </a:graphicData>
              </a:graphic>
            </wp:inline>
          </w:drawing>
        </w:r>
        <w:r w:rsidRPr="03D55F8A" w:rsidDel="00D73F99">
          <w:rPr>
            <w:rFonts w:asciiTheme="minorHAnsi" w:eastAsiaTheme="minorEastAsia" w:hAnsiTheme="minorHAnsi" w:cstheme="minorBidi"/>
          </w:rPr>
          <w:t xml:space="preserve"> </w:t>
        </w:r>
      </w:ins>
      <w:del w:id="72" w:author="Marc Gregor" w:date="2022-12-02T12:54:00Z">
        <w:r w:rsidR="00A83147" w:rsidRPr="03D55F8A" w:rsidDel="00D73F99">
          <w:rPr>
            <w:rFonts w:asciiTheme="minorHAnsi" w:eastAsiaTheme="minorEastAsia" w:hAnsiTheme="minorHAnsi" w:cstheme="minorBidi"/>
          </w:rPr>
          <w:delText>[Insert screenshot and brief explanation here.]</w:delText>
        </w:r>
      </w:del>
    </w:p>
    <w:p w14:paraId="46012405" w14:textId="5CBCDB28" w:rsidR="00F106B9" w:rsidRDefault="00F106B9" w:rsidP="03D55F8A">
      <w:pPr>
        <w:spacing w:after="0" w:line="240" w:lineRule="auto"/>
        <w:jc w:val="center"/>
        <w:rPr>
          <w:ins w:id="73" w:author="Marc Gregor" w:date="2022-12-02T21:53:00Z"/>
          <w:rFonts w:asciiTheme="minorHAnsi" w:eastAsiaTheme="minorEastAsia" w:hAnsiTheme="minorHAnsi" w:cstheme="minorBidi"/>
        </w:rPr>
      </w:pPr>
    </w:p>
    <w:p w14:paraId="700E0EE9" w14:textId="46C7A2E6" w:rsidR="00F96921" w:rsidRDefault="00F96921" w:rsidP="00F96921">
      <w:pPr>
        <w:spacing w:after="0" w:line="240" w:lineRule="auto"/>
        <w:rPr>
          <w:ins w:id="74" w:author="Marc Gregor" w:date="2022-12-04T21:04:00Z"/>
          <w:rFonts w:asciiTheme="minorHAnsi" w:eastAsiaTheme="minorEastAsia" w:hAnsiTheme="minorHAnsi" w:cstheme="minorBidi"/>
          <w:color w:val="000000" w:themeColor="text1"/>
        </w:rPr>
      </w:pPr>
      <w:ins w:id="75" w:author="Marc Gregor" w:date="2022-12-04T20:55:00Z">
        <w:r>
          <w:rPr>
            <w:rFonts w:asciiTheme="minorHAnsi" w:eastAsiaTheme="minorEastAsia" w:hAnsiTheme="minorHAnsi" w:cstheme="minorBidi"/>
            <w:color w:val="000000" w:themeColor="text1"/>
          </w:rPr>
          <w:t xml:space="preserve">Code: </w:t>
        </w:r>
        <w:r w:rsidRPr="00F96921">
          <w:rPr>
            <w:rFonts w:asciiTheme="minorHAnsi" w:eastAsiaTheme="minorEastAsia" w:hAnsiTheme="minorHAnsi" w:cstheme="minorBidi"/>
            <w:color w:val="000000" w:themeColor="text1"/>
          </w:rPr>
          <w:t xml:space="preserve">create table RMA (RMAID int, </w:t>
        </w:r>
        <w:proofErr w:type="spellStart"/>
        <w:r w:rsidRPr="00F96921">
          <w:rPr>
            <w:rFonts w:asciiTheme="minorHAnsi" w:eastAsiaTheme="minorEastAsia" w:hAnsiTheme="minorHAnsi" w:cstheme="minorBidi"/>
            <w:color w:val="000000" w:themeColor="text1"/>
          </w:rPr>
          <w:t>OrderID</w:t>
        </w:r>
        <w:proofErr w:type="spellEnd"/>
        <w:r w:rsidRPr="00F96921">
          <w:rPr>
            <w:rFonts w:asciiTheme="minorHAnsi" w:eastAsiaTheme="minorEastAsia" w:hAnsiTheme="minorHAnsi" w:cstheme="minorBidi"/>
            <w:color w:val="000000" w:themeColor="text1"/>
          </w:rPr>
          <w:t xml:space="preserve"> int, Step </w:t>
        </w:r>
        <w:proofErr w:type="gramStart"/>
        <w:r w:rsidRPr="00F96921">
          <w:rPr>
            <w:rFonts w:asciiTheme="minorHAnsi" w:eastAsiaTheme="minorEastAsia" w:hAnsiTheme="minorHAnsi" w:cstheme="minorBidi"/>
            <w:color w:val="000000" w:themeColor="text1"/>
          </w:rPr>
          <w:t>varchar(</w:t>
        </w:r>
        <w:proofErr w:type="gramEnd"/>
        <w:r w:rsidRPr="00F96921">
          <w:rPr>
            <w:rFonts w:asciiTheme="minorHAnsi" w:eastAsiaTheme="minorEastAsia" w:hAnsiTheme="minorHAnsi" w:cstheme="minorBidi"/>
            <w:color w:val="000000" w:themeColor="text1"/>
          </w:rPr>
          <w:t>50), Status varchar(15), Reason varchar(15));</w:t>
        </w:r>
      </w:ins>
    </w:p>
    <w:p w14:paraId="73C125EC" w14:textId="77777777" w:rsidR="00064B42" w:rsidRDefault="00064B42" w:rsidP="00F96921">
      <w:pPr>
        <w:spacing w:after="0" w:line="240" w:lineRule="auto"/>
        <w:rPr>
          <w:ins w:id="76" w:author="Marc Gregor" w:date="2022-12-04T20:55:00Z"/>
          <w:rFonts w:asciiTheme="minorHAnsi" w:eastAsiaTheme="minorEastAsia" w:hAnsiTheme="minorHAnsi" w:cstheme="minorBidi"/>
          <w:color w:val="000000" w:themeColor="text1"/>
        </w:rPr>
        <w:pPrChange w:id="77" w:author="Marc Gregor" w:date="2022-12-04T20:56:00Z">
          <w:pPr>
            <w:spacing w:after="0" w:line="240" w:lineRule="auto"/>
            <w:jc w:val="center"/>
          </w:pPr>
        </w:pPrChange>
      </w:pPr>
    </w:p>
    <w:p w14:paraId="4CACC0EB" w14:textId="6077EB04" w:rsidR="00F96921" w:rsidRDefault="00064B42" w:rsidP="00F96921">
      <w:pPr>
        <w:spacing w:after="0" w:line="240" w:lineRule="auto"/>
        <w:rPr>
          <w:ins w:id="78" w:author="Marc Gregor" w:date="2022-12-04T20:55:00Z"/>
          <w:rFonts w:asciiTheme="minorHAnsi" w:eastAsiaTheme="minorEastAsia" w:hAnsiTheme="minorHAnsi" w:cstheme="minorBidi"/>
          <w:color w:val="000000" w:themeColor="text1"/>
        </w:rPr>
        <w:pPrChange w:id="79" w:author="Marc Gregor" w:date="2022-12-04T20:56:00Z">
          <w:pPr>
            <w:spacing w:after="0" w:line="240" w:lineRule="auto"/>
            <w:jc w:val="center"/>
          </w:pPr>
        </w:pPrChange>
      </w:pPr>
      <w:ins w:id="80" w:author="Marc Gregor" w:date="2022-12-04T21:04:00Z">
        <w:r>
          <w:rPr>
            <w:rFonts w:asciiTheme="minorHAnsi" w:eastAsiaTheme="minorEastAsia" w:hAnsiTheme="minorHAnsi" w:cstheme="minorBidi"/>
            <w:color w:val="000000" w:themeColor="text1"/>
          </w:rPr>
          <w:t xml:space="preserve">Code: </w:t>
        </w:r>
      </w:ins>
      <w:ins w:id="81" w:author="Marc Gregor" w:date="2022-12-04T20:55:00Z">
        <w:r w:rsidR="00F96921">
          <w:rPr>
            <w:rFonts w:asciiTheme="minorHAnsi" w:eastAsiaTheme="minorEastAsia" w:hAnsiTheme="minorHAnsi" w:cstheme="minorBidi"/>
            <w:color w:val="000000" w:themeColor="text1"/>
          </w:rPr>
          <w:t xml:space="preserve">Describe </w:t>
        </w:r>
        <w:proofErr w:type="gramStart"/>
        <w:r w:rsidR="00F96921">
          <w:rPr>
            <w:rFonts w:asciiTheme="minorHAnsi" w:eastAsiaTheme="minorEastAsia" w:hAnsiTheme="minorHAnsi" w:cstheme="minorBidi"/>
            <w:color w:val="000000" w:themeColor="text1"/>
          </w:rPr>
          <w:t>RMA;</w:t>
        </w:r>
        <w:proofErr w:type="gramEnd"/>
      </w:ins>
    </w:p>
    <w:p w14:paraId="5C04AE2E" w14:textId="77777777" w:rsidR="00F96921" w:rsidRDefault="00F96921" w:rsidP="00F106B9">
      <w:pPr>
        <w:spacing w:after="0" w:line="240" w:lineRule="auto"/>
        <w:jc w:val="center"/>
        <w:rPr>
          <w:ins w:id="82" w:author="Marc Gregor" w:date="2022-12-04T20:55:00Z"/>
          <w:rFonts w:asciiTheme="minorHAnsi" w:eastAsiaTheme="minorEastAsia" w:hAnsiTheme="minorHAnsi" w:cstheme="minorBidi"/>
          <w:color w:val="000000" w:themeColor="text1"/>
        </w:rPr>
      </w:pPr>
    </w:p>
    <w:p w14:paraId="2BFC7644" w14:textId="098F5D8D" w:rsidR="00F106B9" w:rsidRDefault="00F106B9" w:rsidP="00F106B9">
      <w:pPr>
        <w:spacing w:after="0" w:line="240" w:lineRule="auto"/>
        <w:jc w:val="center"/>
        <w:rPr>
          <w:ins w:id="83" w:author="Marc Gregor" w:date="2022-12-02T21:53:00Z"/>
          <w:rFonts w:asciiTheme="minorHAnsi" w:eastAsiaTheme="minorEastAsia" w:hAnsiTheme="minorHAnsi" w:cstheme="minorBidi"/>
        </w:rPr>
      </w:pPr>
      <w:ins w:id="84" w:author="Marc Gregor" w:date="2022-12-02T21:53:00Z">
        <w:r>
          <w:rPr>
            <w:rFonts w:asciiTheme="minorHAnsi" w:eastAsiaTheme="minorEastAsia" w:hAnsiTheme="minorHAnsi" w:cstheme="minorBidi"/>
            <w:color w:val="000000" w:themeColor="text1"/>
          </w:rPr>
          <w:t xml:space="preserve">Using create table, I created the table RMA with 5 different fields (RMAID being the primary key and the </w:t>
        </w:r>
        <w:proofErr w:type="spellStart"/>
        <w:r>
          <w:rPr>
            <w:rFonts w:asciiTheme="minorHAnsi" w:eastAsiaTheme="minorEastAsia" w:hAnsiTheme="minorHAnsi" w:cstheme="minorBidi"/>
            <w:color w:val="000000" w:themeColor="text1"/>
          </w:rPr>
          <w:t>OrderID</w:t>
        </w:r>
        <w:proofErr w:type="spellEnd"/>
        <w:r>
          <w:rPr>
            <w:rFonts w:asciiTheme="minorHAnsi" w:eastAsiaTheme="minorEastAsia" w:hAnsiTheme="minorHAnsi" w:cstheme="minorBidi"/>
            <w:color w:val="000000" w:themeColor="text1"/>
          </w:rPr>
          <w:t xml:space="preserve"> being the foreign key). I made sure everything was entered correctly by using the describe query.</w:t>
        </w:r>
      </w:ins>
    </w:p>
    <w:p w14:paraId="543062B9" w14:textId="77777777" w:rsidR="00F106B9" w:rsidRDefault="00F106B9" w:rsidP="03D55F8A">
      <w:pPr>
        <w:spacing w:after="0" w:line="240" w:lineRule="auto"/>
        <w:jc w:val="center"/>
        <w:rPr>
          <w:ins w:id="85" w:author="Marc Gregor" w:date="2022-12-02T21:53:00Z"/>
          <w:rFonts w:asciiTheme="minorHAnsi" w:eastAsiaTheme="minorEastAsia" w:hAnsiTheme="minorHAnsi" w:cstheme="minorBidi"/>
        </w:rPr>
      </w:pPr>
    </w:p>
    <w:p w14:paraId="7CE83A9A"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rPr>
      </w:pPr>
    </w:p>
    <w:p w14:paraId="7CE83A9F"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Two: Load and Query the Data</w:t>
      </w:r>
    </w:p>
    <w:p w14:paraId="7CE83AA0" w14:textId="77777777" w:rsidR="00CD1CD8" w:rsidRDefault="00CD1CD8" w:rsidP="03D55F8A">
      <w:pPr>
        <w:spacing w:after="0"/>
        <w:rPr>
          <w:rFonts w:asciiTheme="minorHAnsi" w:eastAsiaTheme="minorEastAsia" w:hAnsiTheme="minorHAnsi" w:cstheme="minorBidi"/>
        </w:rPr>
      </w:pPr>
    </w:p>
    <w:p w14:paraId="7CE83AA1" w14:textId="77777777" w:rsidR="00CD1CD8" w:rsidRPr="00392DED" w:rsidRDefault="00A83147" w:rsidP="00392DED">
      <w:pPr>
        <w:pStyle w:val="List"/>
        <w:numPr>
          <w:ilvl w:val="0"/>
          <w:numId w:val="15"/>
        </w:numPr>
        <w:rPr>
          <w:rFonts w:asciiTheme="minorHAnsi" w:eastAsiaTheme="minorEastAsia" w:hAnsiTheme="minorHAnsi" w:cstheme="minorBidi"/>
          <w:b/>
          <w:bCs/>
          <w:color w:val="000000"/>
        </w:rPr>
      </w:pPr>
      <w:r w:rsidRPr="00392DED">
        <w:rPr>
          <w:rFonts w:asciiTheme="minorHAnsi" w:eastAsiaTheme="minorEastAsia" w:hAnsiTheme="minorHAnsi" w:cstheme="minorBidi"/>
          <w:b/>
          <w:bCs/>
        </w:rPr>
        <w:t xml:space="preserve">Import the data from each file into tables. </w:t>
      </w:r>
    </w:p>
    <w:p w14:paraId="7CE83AA2" w14:textId="77777777" w:rsidR="00CD1CD8" w:rsidRDefault="00A83147" w:rsidP="00B611CA">
      <w:pPr>
        <w:pStyle w:val="ListBullet"/>
      </w:pPr>
      <w:r w:rsidRPr="03D55F8A">
        <w:t>Use the QuantigrationUpdates database, the three tables you created, and the three CSV files preloaded into Codio.</w:t>
      </w:r>
    </w:p>
    <w:p w14:paraId="7CE83AA3" w14:textId="69C5FEC4" w:rsidR="00CD1CD8" w:rsidRDefault="00A83147" w:rsidP="03D55F8A">
      <w:pPr>
        <w:pStyle w:val="ListBullet"/>
        <w:rPr>
          <w:ins w:id="86" w:author="Marc Gregor" w:date="2022-12-02T13:22:00Z"/>
          <w:rFonts w:asciiTheme="minorHAnsi" w:eastAsiaTheme="minorEastAsia" w:hAnsiTheme="minorHAnsi" w:cstheme="minorBidi"/>
          <w:sz w:val="22"/>
          <w:szCs w:val="22"/>
        </w:rPr>
      </w:pPr>
      <w:r w:rsidRPr="03D55F8A">
        <w:rPr>
          <w:rFonts w:asciiTheme="minorHAnsi" w:eastAsiaTheme="minorEastAsia" w:hAnsiTheme="minorHAnsi" w:cstheme="minorBidi"/>
          <w:sz w:val="22"/>
          <w:szCs w:val="22"/>
        </w:rPr>
        <w:t xml:space="preserve">Use the import utility of your database program to load the data from each file into the table of the same name. You will perform this step three times, once for each table. </w:t>
      </w:r>
    </w:p>
    <w:p w14:paraId="6BCB8509" w14:textId="1D88B7F2" w:rsidR="003B710A" w:rsidRDefault="003B710A" w:rsidP="003B710A">
      <w:pPr>
        <w:pStyle w:val="ListBullet"/>
        <w:numPr>
          <w:ilvl w:val="0"/>
          <w:numId w:val="0"/>
        </w:numPr>
        <w:ind w:left="1440"/>
        <w:jc w:val="center"/>
        <w:rPr>
          <w:ins w:id="87" w:author="Marc Gregor" w:date="2022-12-02T21:54:00Z"/>
          <w:rFonts w:asciiTheme="minorHAnsi" w:eastAsiaTheme="minorEastAsia" w:hAnsiTheme="minorHAnsi" w:cstheme="minorBidi"/>
          <w:sz w:val="22"/>
          <w:szCs w:val="22"/>
        </w:rPr>
      </w:pPr>
      <w:ins w:id="88" w:author="Marc Gregor" w:date="2022-12-02T13:22:00Z">
        <w:r>
          <w:rPr>
            <w:noProof/>
          </w:rPr>
          <w:drawing>
            <wp:inline distT="0" distB="0" distL="0" distR="0" wp14:anchorId="40852D16" wp14:editId="1FC9F051">
              <wp:extent cx="5210007" cy="1104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6584" cy="1106295"/>
                      </a:xfrm>
                      <a:prstGeom prst="rect">
                        <a:avLst/>
                      </a:prstGeom>
                      <a:noFill/>
                      <a:ln>
                        <a:noFill/>
                      </a:ln>
                    </pic:spPr>
                  </pic:pic>
                </a:graphicData>
              </a:graphic>
            </wp:inline>
          </w:drawing>
        </w:r>
      </w:ins>
    </w:p>
    <w:p w14:paraId="293A4F2E" w14:textId="6279ECCA" w:rsidR="00F96921" w:rsidRDefault="00F96921" w:rsidP="00F96921">
      <w:pPr>
        <w:pStyle w:val="ListBullet"/>
        <w:numPr>
          <w:ilvl w:val="0"/>
          <w:numId w:val="0"/>
        </w:numPr>
        <w:ind w:left="1440"/>
        <w:rPr>
          <w:ins w:id="89" w:author="Marc Gregor" w:date="2022-12-04T21:04:00Z"/>
          <w:rFonts w:asciiTheme="minorHAnsi" w:eastAsiaTheme="minorEastAsia" w:hAnsiTheme="minorHAnsi" w:cstheme="minorBidi"/>
          <w:sz w:val="22"/>
          <w:szCs w:val="22"/>
        </w:rPr>
      </w:pPr>
      <w:ins w:id="90" w:author="Marc Gregor" w:date="2022-12-04T20:57:00Z">
        <w:r>
          <w:rPr>
            <w:rFonts w:asciiTheme="minorHAnsi" w:eastAsiaTheme="minorEastAsia" w:hAnsiTheme="minorHAnsi" w:cstheme="minorBidi"/>
            <w:sz w:val="22"/>
            <w:szCs w:val="22"/>
          </w:rPr>
          <w:t xml:space="preserve">Code: </w:t>
        </w:r>
        <w:r w:rsidRPr="00F96921">
          <w:rPr>
            <w:rFonts w:asciiTheme="minorHAnsi" w:eastAsiaTheme="minorEastAsia" w:hAnsiTheme="minorHAnsi" w:cstheme="minorBidi"/>
            <w:sz w:val="22"/>
            <w:szCs w:val="22"/>
          </w:rPr>
          <w:t xml:space="preserve">load data </w:t>
        </w:r>
        <w:proofErr w:type="spellStart"/>
        <w:r w:rsidRPr="00F96921">
          <w:rPr>
            <w:rFonts w:asciiTheme="minorHAnsi" w:eastAsiaTheme="minorEastAsia" w:hAnsiTheme="minorHAnsi" w:cstheme="minorBidi"/>
            <w:sz w:val="22"/>
            <w:szCs w:val="22"/>
          </w:rPr>
          <w:t>infile</w:t>
        </w:r>
        <w:proofErr w:type="spellEnd"/>
        <w:r w:rsidRPr="00F96921">
          <w:rPr>
            <w:rFonts w:asciiTheme="minorHAnsi" w:eastAsiaTheme="minorEastAsia" w:hAnsiTheme="minorHAnsi" w:cstheme="minorBidi"/>
            <w:sz w:val="22"/>
            <w:szCs w:val="22"/>
          </w:rPr>
          <w:t xml:space="preserve"> '/home/</w:t>
        </w:r>
        <w:proofErr w:type="spellStart"/>
        <w:r w:rsidRPr="00F96921">
          <w:rPr>
            <w:rFonts w:asciiTheme="minorHAnsi" w:eastAsiaTheme="minorEastAsia" w:hAnsiTheme="minorHAnsi" w:cstheme="minorBidi"/>
            <w:sz w:val="22"/>
            <w:szCs w:val="22"/>
          </w:rPr>
          <w:t>codio</w:t>
        </w:r>
        <w:proofErr w:type="spellEnd"/>
        <w:r w:rsidRPr="00F96921">
          <w:rPr>
            <w:rFonts w:asciiTheme="minorHAnsi" w:eastAsiaTheme="minorEastAsia" w:hAnsiTheme="minorHAnsi" w:cstheme="minorBidi"/>
            <w:sz w:val="22"/>
            <w:szCs w:val="22"/>
          </w:rPr>
          <w:t>/workspace/rma.csv' into table RMA fields terminated by ',' lines terminated by '\r\n</w:t>
        </w:r>
        <w:proofErr w:type="gramStart"/>
        <w:r w:rsidRPr="00F96921">
          <w:rPr>
            <w:rFonts w:asciiTheme="minorHAnsi" w:eastAsiaTheme="minorEastAsia" w:hAnsiTheme="minorHAnsi" w:cstheme="minorBidi"/>
            <w:sz w:val="22"/>
            <w:szCs w:val="22"/>
          </w:rPr>
          <w:t>';</w:t>
        </w:r>
      </w:ins>
      <w:proofErr w:type="gramEnd"/>
    </w:p>
    <w:p w14:paraId="7A7DDA78" w14:textId="77777777" w:rsidR="00064B42" w:rsidRDefault="00064B42" w:rsidP="00F96921">
      <w:pPr>
        <w:pStyle w:val="ListBullet"/>
        <w:numPr>
          <w:ilvl w:val="0"/>
          <w:numId w:val="0"/>
        </w:numPr>
        <w:ind w:left="1440"/>
        <w:rPr>
          <w:ins w:id="91" w:author="Marc Gregor" w:date="2022-12-04T20:57:00Z"/>
          <w:rFonts w:asciiTheme="minorHAnsi" w:eastAsiaTheme="minorEastAsia" w:hAnsiTheme="minorHAnsi" w:cstheme="minorBidi"/>
          <w:sz w:val="22"/>
          <w:szCs w:val="22"/>
        </w:rPr>
      </w:pPr>
    </w:p>
    <w:p w14:paraId="6EFD8CC2" w14:textId="452BBCC1" w:rsidR="00F96921" w:rsidRDefault="00064B42" w:rsidP="00F96921">
      <w:pPr>
        <w:pStyle w:val="ListBullet"/>
        <w:numPr>
          <w:ilvl w:val="0"/>
          <w:numId w:val="0"/>
        </w:numPr>
        <w:ind w:left="1440"/>
        <w:rPr>
          <w:ins w:id="92" w:author="Marc Gregor" w:date="2022-12-04T21:04:00Z"/>
          <w:rFonts w:asciiTheme="minorHAnsi" w:eastAsiaTheme="minorEastAsia" w:hAnsiTheme="minorHAnsi" w:cstheme="minorBidi"/>
          <w:sz w:val="22"/>
          <w:szCs w:val="22"/>
        </w:rPr>
      </w:pPr>
      <w:ins w:id="93" w:author="Marc Gregor" w:date="2022-12-04T21:04:00Z">
        <w:r>
          <w:rPr>
            <w:rFonts w:asciiTheme="minorHAnsi" w:eastAsiaTheme="minorEastAsia" w:hAnsiTheme="minorHAnsi" w:cstheme="minorBidi"/>
            <w:sz w:val="22"/>
            <w:szCs w:val="22"/>
          </w:rPr>
          <w:t xml:space="preserve">Code: </w:t>
        </w:r>
      </w:ins>
      <w:ins w:id="94" w:author="Marc Gregor" w:date="2022-12-04T20:57:00Z">
        <w:r w:rsidR="00F96921" w:rsidRPr="00F96921">
          <w:rPr>
            <w:rFonts w:asciiTheme="minorHAnsi" w:eastAsiaTheme="minorEastAsia" w:hAnsiTheme="minorHAnsi" w:cstheme="minorBidi"/>
            <w:sz w:val="22"/>
            <w:szCs w:val="22"/>
          </w:rPr>
          <w:t xml:space="preserve">load data </w:t>
        </w:r>
        <w:proofErr w:type="spellStart"/>
        <w:r w:rsidR="00F96921" w:rsidRPr="00F96921">
          <w:rPr>
            <w:rFonts w:asciiTheme="minorHAnsi" w:eastAsiaTheme="minorEastAsia" w:hAnsiTheme="minorHAnsi" w:cstheme="minorBidi"/>
            <w:sz w:val="22"/>
            <w:szCs w:val="22"/>
          </w:rPr>
          <w:t>infile</w:t>
        </w:r>
        <w:proofErr w:type="spellEnd"/>
        <w:r w:rsidR="00F96921" w:rsidRPr="00F96921">
          <w:rPr>
            <w:rFonts w:asciiTheme="minorHAnsi" w:eastAsiaTheme="minorEastAsia" w:hAnsiTheme="minorHAnsi" w:cstheme="minorBidi"/>
            <w:sz w:val="22"/>
            <w:szCs w:val="22"/>
          </w:rPr>
          <w:t xml:space="preserve"> '/home/</w:t>
        </w:r>
        <w:proofErr w:type="spellStart"/>
        <w:r w:rsidR="00F96921" w:rsidRPr="00F96921">
          <w:rPr>
            <w:rFonts w:asciiTheme="minorHAnsi" w:eastAsiaTheme="minorEastAsia" w:hAnsiTheme="minorHAnsi" w:cstheme="minorBidi"/>
            <w:sz w:val="22"/>
            <w:szCs w:val="22"/>
          </w:rPr>
          <w:t>codio</w:t>
        </w:r>
        <w:proofErr w:type="spellEnd"/>
        <w:r w:rsidR="00F96921" w:rsidRPr="00F96921">
          <w:rPr>
            <w:rFonts w:asciiTheme="minorHAnsi" w:eastAsiaTheme="minorEastAsia" w:hAnsiTheme="minorHAnsi" w:cstheme="minorBidi"/>
            <w:sz w:val="22"/>
            <w:szCs w:val="22"/>
          </w:rPr>
          <w:t>/workspace/customers.csv' into table Customers fields terminated by ',' lines terminated by '\r\n</w:t>
        </w:r>
        <w:proofErr w:type="gramStart"/>
        <w:r w:rsidR="00F96921" w:rsidRPr="00F96921">
          <w:rPr>
            <w:rFonts w:asciiTheme="minorHAnsi" w:eastAsiaTheme="minorEastAsia" w:hAnsiTheme="minorHAnsi" w:cstheme="minorBidi"/>
            <w:sz w:val="22"/>
            <w:szCs w:val="22"/>
          </w:rPr>
          <w:t>';</w:t>
        </w:r>
      </w:ins>
      <w:proofErr w:type="gramEnd"/>
    </w:p>
    <w:p w14:paraId="39F520DD" w14:textId="77777777" w:rsidR="00064B42" w:rsidRDefault="00064B42" w:rsidP="00F96921">
      <w:pPr>
        <w:pStyle w:val="ListBullet"/>
        <w:numPr>
          <w:ilvl w:val="0"/>
          <w:numId w:val="0"/>
        </w:numPr>
        <w:ind w:left="1440"/>
        <w:rPr>
          <w:ins w:id="95" w:author="Marc Gregor" w:date="2022-12-04T20:57:00Z"/>
          <w:rFonts w:asciiTheme="minorHAnsi" w:eastAsiaTheme="minorEastAsia" w:hAnsiTheme="minorHAnsi" w:cstheme="minorBidi"/>
          <w:sz w:val="22"/>
          <w:szCs w:val="22"/>
        </w:rPr>
      </w:pPr>
    </w:p>
    <w:p w14:paraId="257E396B" w14:textId="42CCA1A4" w:rsidR="00F96921" w:rsidRDefault="00064B42" w:rsidP="00F96921">
      <w:pPr>
        <w:pStyle w:val="ListBullet"/>
        <w:numPr>
          <w:ilvl w:val="0"/>
          <w:numId w:val="0"/>
        </w:numPr>
        <w:ind w:left="1440"/>
        <w:rPr>
          <w:ins w:id="96" w:author="Marc Gregor" w:date="2022-12-04T20:56:00Z"/>
          <w:rFonts w:asciiTheme="minorHAnsi" w:eastAsiaTheme="minorEastAsia" w:hAnsiTheme="minorHAnsi" w:cstheme="minorBidi"/>
          <w:sz w:val="22"/>
          <w:szCs w:val="22"/>
        </w:rPr>
        <w:pPrChange w:id="97" w:author="Marc Gregor" w:date="2022-12-04T20:56:00Z">
          <w:pPr>
            <w:pStyle w:val="ListBullet"/>
            <w:numPr>
              <w:ilvl w:val="0"/>
              <w:numId w:val="0"/>
            </w:numPr>
            <w:ind w:firstLine="0"/>
            <w:jc w:val="center"/>
          </w:pPr>
        </w:pPrChange>
      </w:pPr>
      <w:proofErr w:type="spellStart"/>
      <w:proofErr w:type="gramStart"/>
      <w:ins w:id="98" w:author="Marc Gregor" w:date="2022-12-04T21:04:00Z">
        <w:r>
          <w:rPr>
            <w:rFonts w:asciiTheme="minorHAnsi" w:eastAsiaTheme="minorEastAsia" w:hAnsiTheme="minorHAnsi" w:cstheme="minorBidi"/>
            <w:sz w:val="22"/>
            <w:szCs w:val="22"/>
          </w:rPr>
          <w:t>Code:</w:t>
        </w:r>
      </w:ins>
      <w:ins w:id="99" w:author="Marc Gregor" w:date="2022-12-04T20:57:00Z">
        <w:r w:rsidR="00F96921" w:rsidRPr="00F96921">
          <w:rPr>
            <w:rFonts w:asciiTheme="minorHAnsi" w:eastAsiaTheme="minorEastAsia" w:hAnsiTheme="minorHAnsi" w:cstheme="minorBidi"/>
            <w:sz w:val="22"/>
            <w:szCs w:val="22"/>
          </w:rPr>
          <w:t>load</w:t>
        </w:r>
        <w:proofErr w:type="spellEnd"/>
        <w:proofErr w:type="gramEnd"/>
        <w:r w:rsidR="00F96921" w:rsidRPr="00F96921">
          <w:rPr>
            <w:rFonts w:asciiTheme="minorHAnsi" w:eastAsiaTheme="minorEastAsia" w:hAnsiTheme="minorHAnsi" w:cstheme="minorBidi"/>
            <w:sz w:val="22"/>
            <w:szCs w:val="22"/>
          </w:rPr>
          <w:t xml:space="preserve"> data </w:t>
        </w:r>
        <w:proofErr w:type="spellStart"/>
        <w:r w:rsidR="00F96921" w:rsidRPr="00F96921">
          <w:rPr>
            <w:rFonts w:asciiTheme="minorHAnsi" w:eastAsiaTheme="minorEastAsia" w:hAnsiTheme="minorHAnsi" w:cstheme="minorBidi"/>
            <w:sz w:val="22"/>
            <w:szCs w:val="22"/>
          </w:rPr>
          <w:t>infile</w:t>
        </w:r>
        <w:proofErr w:type="spellEnd"/>
        <w:r w:rsidR="00F96921" w:rsidRPr="00F96921">
          <w:rPr>
            <w:rFonts w:asciiTheme="minorHAnsi" w:eastAsiaTheme="minorEastAsia" w:hAnsiTheme="minorHAnsi" w:cstheme="minorBidi"/>
            <w:sz w:val="22"/>
            <w:szCs w:val="22"/>
          </w:rPr>
          <w:t xml:space="preserve"> '/home/</w:t>
        </w:r>
        <w:proofErr w:type="spellStart"/>
        <w:r w:rsidR="00F96921" w:rsidRPr="00F96921">
          <w:rPr>
            <w:rFonts w:asciiTheme="minorHAnsi" w:eastAsiaTheme="minorEastAsia" w:hAnsiTheme="minorHAnsi" w:cstheme="minorBidi"/>
            <w:sz w:val="22"/>
            <w:szCs w:val="22"/>
          </w:rPr>
          <w:t>codio</w:t>
        </w:r>
        <w:proofErr w:type="spellEnd"/>
        <w:r w:rsidR="00F96921" w:rsidRPr="00F96921">
          <w:rPr>
            <w:rFonts w:asciiTheme="minorHAnsi" w:eastAsiaTheme="minorEastAsia" w:hAnsiTheme="minorHAnsi" w:cstheme="minorBidi"/>
            <w:sz w:val="22"/>
            <w:szCs w:val="22"/>
          </w:rPr>
          <w:t>/workspace/orders.csv' into table Orders fields terminated by ',' lines terminated by '\r\n';</w:t>
        </w:r>
      </w:ins>
    </w:p>
    <w:p w14:paraId="51786BF3" w14:textId="77777777" w:rsidR="00F96921" w:rsidRDefault="00F96921">
      <w:pPr>
        <w:pStyle w:val="ListBullet"/>
        <w:numPr>
          <w:ilvl w:val="0"/>
          <w:numId w:val="0"/>
        </w:numPr>
        <w:ind w:left="1440"/>
        <w:jc w:val="center"/>
        <w:rPr>
          <w:ins w:id="100" w:author="Marc Gregor" w:date="2022-12-04T20:56:00Z"/>
          <w:rFonts w:asciiTheme="minorHAnsi" w:eastAsiaTheme="minorEastAsia" w:hAnsiTheme="minorHAnsi" w:cstheme="minorBidi"/>
          <w:sz w:val="22"/>
          <w:szCs w:val="22"/>
        </w:rPr>
      </w:pPr>
    </w:p>
    <w:p w14:paraId="21058533" w14:textId="4AB9B598" w:rsidR="0023651C" w:rsidRDefault="0023651C">
      <w:pPr>
        <w:pStyle w:val="ListBullet"/>
        <w:numPr>
          <w:ilvl w:val="0"/>
          <w:numId w:val="0"/>
        </w:numPr>
        <w:ind w:left="1440"/>
        <w:jc w:val="center"/>
        <w:rPr>
          <w:rFonts w:asciiTheme="minorHAnsi" w:eastAsiaTheme="minorEastAsia" w:hAnsiTheme="minorHAnsi" w:cstheme="minorBidi"/>
          <w:sz w:val="22"/>
          <w:szCs w:val="22"/>
        </w:rPr>
        <w:pPrChange w:id="101" w:author="Marc Gregor" w:date="2022-12-02T13:22:00Z">
          <w:pPr>
            <w:pStyle w:val="ListBullet"/>
          </w:pPr>
        </w:pPrChange>
      </w:pPr>
      <w:ins w:id="102" w:author="Marc Gregor" w:date="2022-12-02T21:55:00Z">
        <w:r>
          <w:rPr>
            <w:rFonts w:asciiTheme="minorHAnsi" w:eastAsiaTheme="minorEastAsia" w:hAnsiTheme="minorHAnsi" w:cstheme="minorBidi"/>
            <w:sz w:val="22"/>
            <w:szCs w:val="22"/>
          </w:rPr>
          <w:t xml:space="preserve">Via the </w:t>
        </w:r>
        <w:proofErr w:type="spellStart"/>
        <w:r>
          <w:rPr>
            <w:rFonts w:asciiTheme="minorHAnsi" w:eastAsiaTheme="minorEastAsia" w:hAnsiTheme="minorHAnsi" w:cstheme="minorBidi"/>
            <w:sz w:val="22"/>
            <w:szCs w:val="22"/>
          </w:rPr>
          <w:t>infile</w:t>
        </w:r>
        <w:proofErr w:type="spellEnd"/>
        <w:r>
          <w:rPr>
            <w:rFonts w:asciiTheme="minorHAnsi" w:eastAsiaTheme="minorEastAsia" w:hAnsiTheme="minorHAnsi" w:cstheme="minorBidi"/>
            <w:sz w:val="22"/>
            <w:szCs w:val="22"/>
          </w:rPr>
          <w:t xml:space="preserve"> query, I loaded the CSV files into their respective </w:t>
        </w:r>
      </w:ins>
      <w:ins w:id="103" w:author="Marc Gregor" w:date="2022-12-02T21:56:00Z">
        <w:r>
          <w:rPr>
            <w:rFonts w:asciiTheme="minorHAnsi" w:eastAsiaTheme="minorEastAsia" w:hAnsiTheme="minorHAnsi" w:cstheme="minorBidi"/>
            <w:sz w:val="22"/>
            <w:szCs w:val="22"/>
          </w:rPr>
          <w:t>tables</w:t>
        </w:r>
      </w:ins>
      <w:ins w:id="104" w:author="Marc Gregor" w:date="2022-12-02T21:57:00Z">
        <w:r>
          <w:rPr>
            <w:rFonts w:asciiTheme="minorHAnsi" w:eastAsiaTheme="minorEastAsia" w:hAnsiTheme="minorHAnsi" w:cstheme="minorBidi"/>
            <w:sz w:val="22"/>
            <w:szCs w:val="22"/>
          </w:rPr>
          <w:t>, and</w:t>
        </w:r>
      </w:ins>
      <w:ins w:id="105" w:author="Marc Gregor" w:date="2022-12-02T21:56:00Z">
        <w:r>
          <w:rPr>
            <w:rFonts w:asciiTheme="minorHAnsi" w:eastAsiaTheme="minorEastAsia" w:hAnsiTheme="minorHAnsi" w:cstheme="minorBidi"/>
            <w:sz w:val="22"/>
            <w:szCs w:val="22"/>
          </w:rPr>
          <w:t xml:space="preserve"> </w:t>
        </w:r>
      </w:ins>
      <w:ins w:id="106" w:author="Marc Gregor" w:date="2022-12-02T21:57:00Z">
        <w:r>
          <w:rPr>
            <w:rFonts w:asciiTheme="minorHAnsi" w:eastAsiaTheme="minorEastAsia" w:hAnsiTheme="minorHAnsi" w:cstheme="minorBidi"/>
            <w:sz w:val="22"/>
            <w:szCs w:val="22"/>
          </w:rPr>
          <w:t>e</w:t>
        </w:r>
      </w:ins>
      <w:ins w:id="107" w:author="Marc Gregor" w:date="2022-12-02T21:56:00Z">
        <w:r>
          <w:rPr>
            <w:rFonts w:asciiTheme="minorHAnsi" w:eastAsiaTheme="minorEastAsia" w:hAnsiTheme="minorHAnsi" w:cstheme="minorBidi"/>
            <w:sz w:val="22"/>
            <w:szCs w:val="22"/>
          </w:rPr>
          <w:t>ach field is separated by a comma</w:t>
        </w:r>
      </w:ins>
      <w:ins w:id="108" w:author="Marc Gregor" w:date="2022-12-02T21:57:00Z">
        <w:r>
          <w:rPr>
            <w:rFonts w:asciiTheme="minorHAnsi" w:eastAsiaTheme="minorEastAsia" w:hAnsiTheme="minorHAnsi" w:cstheme="minorBidi"/>
            <w:sz w:val="22"/>
            <w:szCs w:val="22"/>
          </w:rPr>
          <w:t>, with each record separated by a new line.</w:t>
        </w:r>
      </w:ins>
    </w:p>
    <w:p w14:paraId="7CE83AA4" w14:textId="77777777" w:rsidR="00CD1CD8" w:rsidRDefault="00CD1CD8" w:rsidP="03D55F8A">
      <w:pPr>
        <w:spacing w:after="0" w:line="240" w:lineRule="auto"/>
        <w:rPr>
          <w:rFonts w:asciiTheme="minorHAnsi" w:eastAsiaTheme="minorEastAsia" w:hAnsiTheme="minorHAnsi" w:cstheme="minorBidi"/>
        </w:rPr>
      </w:pPr>
    </w:p>
    <w:p w14:paraId="7CE83AA5" w14:textId="6BB57D83" w:rsidR="00CD1CD8" w:rsidRPr="00880800" w:rsidRDefault="00A83147" w:rsidP="03D55F8A">
      <w:pPr>
        <w:pStyle w:val="List"/>
        <w:rPr>
          <w:rFonts w:asciiTheme="minorHAnsi" w:eastAsiaTheme="minorEastAsia" w:hAnsiTheme="minorHAnsi" w:cstheme="minorBidi"/>
          <w:b/>
          <w:bCs/>
          <w:color w:val="000000"/>
          <w:sz w:val="24"/>
          <w:szCs w:val="24"/>
        </w:rPr>
      </w:pPr>
      <w:r w:rsidRPr="03D55F8A">
        <w:rPr>
          <w:rFonts w:asciiTheme="minorHAnsi" w:eastAsiaTheme="minorEastAsia" w:hAnsiTheme="minorHAnsi" w:cstheme="minorBidi"/>
          <w:b/>
          <w:bCs/>
        </w:rPr>
        <w:lastRenderedPageBreak/>
        <w:t xml:space="preserve">Write basic queries against imported tables to organize and analyze targeted data. </w:t>
      </w:r>
      <w:r w:rsidRPr="03D55F8A">
        <w:rPr>
          <w:rFonts w:asciiTheme="minorHAnsi" w:eastAsiaTheme="minorEastAsia" w:hAnsiTheme="minorHAnsi" w:cstheme="minorBidi"/>
        </w:rPr>
        <w:t>For each query, replace the bracketed text with a screenshot of the query and its output. You should also include a 1</w:t>
      </w:r>
      <w:r w:rsidR="00392DED">
        <w:rPr>
          <w:rFonts w:asciiTheme="minorHAnsi" w:eastAsiaTheme="minorEastAsia" w:hAnsiTheme="minorHAnsi" w:cstheme="minorBidi"/>
        </w:rPr>
        <w:t xml:space="preserve">- to </w:t>
      </w:r>
      <w:r w:rsidRPr="03D55F8A">
        <w:rPr>
          <w:rFonts w:asciiTheme="minorHAnsi" w:eastAsiaTheme="minorEastAsia" w:hAnsiTheme="minorHAnsi" w:cstheme="minorBidi"/>
        </w:rPr>
        <w:t>3-sentence description of the output.</w:t>
      </w:r>
    </w:p>
    <w:p w14:paraId="7CE83AA6" w14:textId="1A82F936"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highlight w:val="white"/>
        </w:rPr>
        <w:t xml:space="preserve">Write an SQL query that returns the </w:t>
      </w:r>
      <w:r w:rsidRPr="03D55F8A">
        <w:rPr>
          <w:rFonts w:asciiTheme="minorHAnsi" w:eastAsiaTheme="minorEastAsia" w:hAnsiTheme="minorHAnsi" w:cstheme="minorBidi"/>
          <w:b/>
          <w:bCs/>
          <w:sz w:val="22"/>
          <w:szCs w:val="22"/>
          <w:highlight w:val="white"/>
        </w:rPr>
        <w:t xml:space="preserve">count </w:t>
      </w:r>
      <w:r w:rsidRPr="03D55F8A">
        <w:rPr>
          <w:rFonts w:asciiTheme="minorHAnsi" w:eastAsiaTheme="minorEastAsia" w:hAnsiTheme="minorHAnsi" w:cstheme="minorBidi"/>
          <w:sz w:val="22"/>
          <w:szCs w:val="22"/>
          <w:highlight w:val="white"/>
        </w:rPr>
        <w:t xml:space="preserve">of </w:t>
      </w:r>
      <w:r w:rsidR="00392DED" w:rsidRPr="03D55F8A">
        <w:rPr>
          <w:rFonts w:asciiTheme="minorHAnsi" w:eastAsiaTheme="minorEastAsia" w:hAnsiTheme="minorHAnsi" w:cstheme="minorBidi"/>
          <w:sz w:val="22"/>
          <w:szCs w:val="22"/>
          <w:highlight w:val="white"/>
        </w:rPr>
        <w:t xml:space="preserve">orders for customers </w:t>
      </w:r>
      <w:r w:rsidRPr="03D55F8A">
        <w:rPr>
          <w:rFonts w:asciiTheme="minorHAnsi" w:eastAsiaTheme="minorEastAsia" w:hAnsiTheme="minorHAnsi" w:cstheme="minorBidi"/>
          <w:sz w:val="22"/>
          <w:szCs w:val="22"/>
          <w:highlight w:val="white"/>
        </w:rPr>
        <w:t>located only in the city of Framingham, Massachusetts.</w:t>
      </w:r>
    </w:p>
    <w:p w14:paraId="7CE83AA7" w14:textId="0A32EC12"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How many records were returned?</w:t>
      </w:r>
      <w:ins w:id="109" w:author="Marc Gregor" w:date="2022-12-02T21:58:00Z">
        <w:r w:rsidR="00830E93">
          <w:rPr>
            <w:rFonts w:asciiTheme="minorHAnsi" w:eastAsiaTheme="minorEastAsia" w:hAnsiTheme="minorHAnsi" w:cstheme="minorBidi"/>
          </w:rPr>
          <w:t xml:space="preserve"> -</w:t>
        </w:r>
        <w:r w:rsidR="00830E93" w:rsidRPr="00830E93">
          <w:rPr>
            <w:rFonts w:asciiTheme="minorHAnsi" w:eastAsiaTheme="minorEastAsia" w:hAnsiTheme="minorHAnsi" w:cstheme="minorBidi"/>
            <w:b/>
            <w:bCs/>
            <w:rPrChange w:id="110" w:author="Marc Gregor" w:date="2022-12-02T21:58:00Z">
              <w:rPr>
                <w:rFonts w:asciiTheme="minorHAnsi" w:eastAsiaTheme="minorEastAsia" w:hAnsiTheme="minorHAnsi" w:cstheme="minorBidi"/>
              </w:rPr>
            </w:rPrChange>
          </w:rPr>
          <w:t>505 total records</w:t>
        </w:r>
      </w:ins>
    </w:p>
    <w:p w14:paraId="7CE83AA8" w14:textId="77777777" w:rsidR="00CD1CD8" w:rsidRDefault="00CD1CD8" w:rsidP="03D55F8A">
      <w:pPr>
        <w:spacing w:after="0" w:line="240" w:lineRule="auto"/>
        <w:ind w:left="2160"/>
        <w:rPr>
          <w:rFonts w:asciiTheme="minorHAnsi" w:eastAsiaTheme="minorEastAsia" w:hAnsiTheme="minorHAnsi" w:cstheme="minorBidi"/>
        </w:rPr>
      </w:pPr>
    </w:p>
    <w:p w14:paraId="7CE83AA9" w14:textId="6CF1ECB7" w:rsidR="00CD1CD8" w:rsidDel="00830E93" w:rsidRDefault="003B2C9B" w:rsidP="03D55F8A">
      <w:pPr>
        <w:spacing w:after="0" w:line="240" w:lineRule="auto"/>
        <w:ind w:left="2160"/>
        <w:rPr>
          <w:del w:id="111" w:author="Marc Gregor" w:date="2022-12-02T13:36:00Z"/>
          <w:rFonts w:asciiTheme="minorHAnsi" w:eastAsiaTheme="minorEastAsia" w:hAnsiTheme="minorHAnsi" w:cstheme="minorBidi"/>
        </w:rPr>
      </w:pPr>
      <w:ins w:id="112" w:author="Marc Gregor" w:date="2022-12-02T13:36:00Z">
        <w:r>
          <w:rPr>
            <w:noProof/>
          </w:rPr>
          <w:drawing>
            <wp:inline distT="0" distB="0" distL="0" distR="0" wp14:anchorId="18A57B70" wp14:editId="0AD0F06E">
              <wp:extent cx="5175250" cy="782922"/>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8979" cy="786512"/>
                      </a:xfrm>
                      <a:prstGeom prst="rect">
                        <a:avLst/>
                      </a:prstGeom>
                      <a:noFill/>
                      <a:ln>
                        <a:noFill/>
                      </a:ln>
                    </pic:spPr>
                  </pic:pic>
                </a:graphicData>
              </a:graphic>
            </wp:inline>
          </w:drawing>
        </w:r>
        <w:r w:rsidRPr="03D55F8A" w:rsidDel="003B2C9B">
          <w:rPr>
            <w:rFonts w:asciiTheme="minorHAnsi" w:eastAsiaTheme="minorEastAsia" w:hAnsiTheme="minorHAnsi" w:cstheme="minorBidi"/>
          </w:rPr>
          <w:t xml:space="preserve"> </w:t>
        </w:r>
      </w:ins>
      <w:del w:id="113" w:author="Marc Gregor" w:date="2022-12-02T13:36:00Z">
        <w:r w:rsidR="00A83147" w:rsidRPr="03D55F8A" w:rsidDel="003B2C9B">
          <w:rPr>
            <w:rFonts w:asciiTheme="minorHAnsi" w:eastAsiaTheme="minorEastAsia" w:hAnsiTheme="minorHAnsi" w:cstheme="minorBidi"/>
          </w:rPr>
          <w:delText>[Insert screenshot and brief explanation here.]</w:delText>
        </w:r>
      </w:del>
    </w:p>
    <w:p w14:paraId="1813198D" w14:textId="130C61D5" w:rsidR="00830E93" w:rsidRDefault="00830E93" w:rsidP="03D55F8A">
      <w:pPr>
        <w:spacing w:after="0" w:line="240" w:lineRule="auto"/>
        <w:jc w:val="center"/>
        <w:rPr>
          <w:ins w:id="114" w:author="Marc Gregor" w:date="2022-12-02T21:58:00Z"/>
          <w:rFonts w:asciiTheme="minorHAnsi" w:eastAsiaTheme="minorEastAsia" w:hAnsiTheme="minorHAnsi" w:cstheme="minorBidi"/>
        </w:rPr>
      </w:pPr>
    </w:p>
    <w:p w14:paraId="030F505D" w14:textId="0F271BAA" w:rsidR="003965F6" w:rsidRDefault="003965F6" w:rsidP="003965F6">
      <w:pPr>
        <w:spacing w:after="0" w:line="240" w:lineRule="auto"/>
        <w:rPr>
          <w:ins w:id="115" w:author="Marc Gregor" w:date="2022-12-04T20:57:00Z"/>
          <w:rFonts w:asciiTheme="minorHAnsi" w:eastAsiaTheme="minorEastAsia" w:hAnsiTheme="minorHAnsi" w:cstheme="minorBidi"/>
        </w:rPr>
        <w:pPrChange w:id="116" w:author="Marc Gregor" w:date="2022-12-04T20:57:00Z">
          <w:pPr>
            <w:spacing w:after="0" w:line="240" w:lineRule="auto"/>
            <w:jc w:val="center"/>
          </w:pPr>
        </w:pPrChange>
      </w:pPr>
      <w:ins w:id="117" w:author="Marc Gregor" w:date="2022-12-04T20:57:00Z">
        <w:r>
          <w:rPr>
            <w:rFonts w:asciiTheme="minorHAnsi" w:eastAsiaTheme="minorEastAsia" w:hAnsiTheme="minorHAnsi" w:cstheme="minorBidi"/>
          </w:rPr>
          <w:t>Code</w:t>
        </w:r>
      </w:ins>
      <w:ins w:id="118" w:author="Marc Gregor" w:date="2022-12-04T20:58:00Z">
        <w:r>
          <w:rPr>
            <w:rFonts w:asciiTheme="minorHAnsi" w:eastAsiaTheme="minorEastAsia" w:hAnsiTheme="minorHAnsi" w:cstheme="minorBidi"/>
          </w:rPr>
          <w:t xml:space="preserve">: </w:t>
        </w:r>
        <w:r w:rsidRPr="003965F6">
          <w:rPr>
            <w:rFonts w:asciiTheme="minorHAnsi" w:eastAsiaTheme="minorEastAsia" w:hAnsiTheme="minorHAnsi" w:cstheme="minorBidi"/>
          </w:rPr>
          <w:t xml:space="preserve">select </w:t>
        </w:r>
        <w:proofErr w:type="gramStart"/>
        <w:r w:rsidRPr="003965F6">
          <w:rPr>
            <w:rFonts w:asciiTheme="minorHAnsi" w:eastAsiaTheme="minorEastAsia" w:hAnsiTheme="minorHAnsi" w:cstheme="minorBidi"/>
          </w:rPr>
          <w:t>count(</w:t>
        </w:r>
        <w:proofErr w:type="gramEnd"/>
        <w:r w:rsidRPr="003965F6">
          <w:rPr>
            <w:rFonts w:asciiTheme="minorHAnsi" w:eastAsiaTheme="minorEastAsia" w:hAnsiTheme="minorHAnsi" w:cstheme="minorBidi"/>
          </w:rPr>
          <w:t xml:space="preserve">*) from Customers inner join Orders on </w:t>
        </w:r>
        <w:proofErr w:type="spellStart"/>
        <w:r w:rsidRPr="003965F6">
          <w:rPr>
            <w:rFonts w:asciiTheme="minorHAnsi" w:eastAsiaTheme="minorEastAsia" w:hAnsiTheme="minorHAnsi" w:cstheme="minorBidi"/>
          </w:rPr>
          <w:t>Customers.CustomerID</w:t>
        </w:r>
        <w:proofErr w:type="spellEnd"/>
        <w:r w:rsidRPr="003965F6">
          <w:rPr>
            <w:rFonts w:asciiTheme="minorHAnsi" w:eastAsiaTheme="minorEastAsia" w:hAnsiTheme="minorHAnsi" w:cstheme="minorBidi"/>
          </w:rPr>
          <w:t xml:space="preserve"> = </w:t>
        </w:r>
        <w:proofErr w:type="spellStart"/>
        <w:r w:rsidRPr="003965F6">
          <w:rPr>
            <w:rFonts w:asciiTheme="minorHAnsi" w:eastAsiaTheme="minorEastAsia" w:hAnsiTheme="minorHAnsi" w:cstheme="minorBidi"/>
          </w:rPr>
          <w:t>Orders.CustomerID</w:t>
        </w:r>
        <w:proofErr w:type="spellEnd"/>
        <w:r w:rsidRPr="003965F6">
          <w:rPr>
            <w:rFonts w:asciiTheme="minorHAnsi" w:eastAsiaTheme="minorEastAsia" w:hAnsiTheme="minorHAnsi" w:cstheme="minorBidi"/>
          </w:rPr>
          <w:t xml:space="preserve"> where </w:t>
        </w:r>
        <w:proofErr w:type="spellStart"/>
        <w:r w:rsidRPr="003965F6">
          <w:rPr>
            <w:rFonts w:asciiTheme="minorHAnsi" w:eastAsiaTheme="minorEastAsia" w:hAnsiTheme="minorHAnsi" w:cstheme="minorBidi"/>
          </w:rPr>
          <w:t>Customers.City</w:t>
        </w:r>
        <w:proofErr w:type="spellEnd"/>
        <w:r w:rsidRPr="003965F6">
          <w:rPr>
            <w:rFonts w:asciiTheme="minorHAnsi" w:eastAsiaTheme="minorEastAsia" w:hAnsiTheme="minorHAnsi" w:cstheme="minorBidi"/>
          </w:rPr>
          <w:t xml:space="preserve"> = 'Framingham' and </w:t>
        </w:r>
        <w:proofErr w:type="spellStart"/>
        <w:r w:rsidRPr="003965F6">
          <w:rPr>
            <w:rFonts w:asciiTheme="minorHAnsi" w:eastAsiaTheme="minorEastAsia" w:hAnsiTheme="minorHAnsi" w:cstheme="minorBidi"/>
          </w:rPr>
          <w:t>Customers.State</w:t>
        </w:r>
        <w:proofErr w:type="spellEnd"/>
        <w:r w:rsidRPr="003965F6">
          <w:rPr>
            <w:rFonts w:asciiTheme="minorHAnsi" w:eastAsiaTheme="minorEastAsia" w:hAnsiTheme="minorHAnsi" w:cstheme="minorBidi"/>
          </w:rPr>
          <w:t xml:space="preserve"> = 'Massachusetts';</w:t>
        </w:r>
      </w:ins>
    </w:p>
    <w:p w14:paraId="67F8CA7C" w14:textId="77777777" w:rsidR="003965F6" w:rsidRDefault="003965F6" w:rsidP="03D55F8A">
      <w:pPr>
        <w:spacing w:after="0" w:line="240" w:lineRule="auto"/>
        <w:jc w:val="center"/>
        <w:rPr>
          <w:ins w:id="119" w:author="Marc Gregor" w:date="2022-12-04T20:57:00Z"/>
          <w:rFonts w:asciiTheme="minorHAnsi" w:eastAsiaTheme="minorEastAsia" w:hAnsiTheme="minorHAnsi" w:cstheme="minorBidi"/>
        </w:rPr>
      </w:pPr>
    </w:p>
    <w:p w14:paraId="5D11D1E3" w14:textId="722A9DE8" w:rsidR="00830E93" w:rsidRDefault="00830E93" w:rsidP="03D55F8A">
      <w:pPr>
        <w:spacing w:after="0" w:line="240" w:lineRule="auto"/>
        <w:jc w:val="center"/>
        <w:rPr>
          <w:ins w:id="120" w:author="Marc Gregor" w:date="2022-12-02T21:58:00Z"/>
          <w:rFonts w:asciiTheme="minorHAnsi" w:eastAsiaTheme="minorEastAsia" w:hAnsiTheme="minorHAnsi" w:cstheme="minorBidi"/>
        </w:rPr>
      </w:pPr>
      <w:ins w:id="121" w:author="Marc Gregor" w:date="2022-12-02T21:58:00Z">
        <w:r>
          <w:rPr>
            <w:rFonts w:asciiTheme="minorHAnsi" w:eastAsiaTheme="minorEastAsia" w:hAnsiTheme="minorHAnsi" w:cstheme="minorBidi"/>
          </w:rPr>
          <w:t xml:space="preserve">With a select </w:t>
        </w:r>
        <w:proofErr w:type="gramStart"/>
        <w:r>
          <w:rPr>
            <w:rFonts w:asciiTheme="minorHAnsi" w:eastAsiaTheme="minorEastAsia" w:hAnsiTheme="minorHAnsi" w:cstheme="minorBidi"/>
          </w:rPr>
          <w:t>count(</w:t>
        </w:r>
        <w:proofErr w:type="gramEnd"/>
        <w:r>
          <w:rPr>
            <w:rFonts w:asciiTheme="minorHAnsi" w:eastAsiaTheme="minorEastAsia" w:hAnsiTheme="minorHAnsi" w:cstheme="minorBidi"/>
          </w:rPr>
          <w:t>*) query and inner joining the Customers and Orde</w:t>
        </w:r>
      </w:ins>
      <w:ins w:id="122" w:author="Marc Gregor" w:date="2022-12-02T21:59:00Z">
        <w:r>
          <w:rPr>
            <w:rFonts w:asciiTheme="minorHAnsi" w:eastAsiaTheme="minorEastAsia" w:hAnsiTheme="minorHAnsi" w:cstheme="minorBidi"/>
          </w:rPr>
          <w:t xml:space="preserve">rs table on the </w:t>
        </w:r>
        <w:proofErr w:type="spellStart"/>
        <w:r>
          <w:rPr>
            <w:rFonts w:asciiTheme="minorHAnsi" w:eastAsiaTheme="minorEastAsia" w:hAnsiTheme="minorHAnsi" w:cstheme="minorBidi"/>
          </w:rPr>
          <w:t>CustomerID</w:t>
        </w:r>
        <w:proofErr w:type="spellEnd"/>
        <w:r>
          <w:rPr>
            <w:rFonts w:asciiTheme="minorHAnsi" w:eastAsiaTheme="minorEastAsia" w:hAnsiTheme="minorHAnsi" w:cstheme="minorBidi"/>
          </w:rPr>
          <w:t xml:space="preserve"> field, I added a where clause where only records where </w:t>
        </w:r>
      </w:ins>
      <w:ins w:id="123" w:author="Marc Gregor" w:date="2022-12-02T22:00:00Z">
        <w:r>
          <w:rPr>
            <w:rFonts w:asciiTheme="minorHAnsi" w:eastAsiaTheme="minorEastAsia" w:hAnsiTheme="minorHAnsi" w:cstheme="minorBidi"/>
          </w:rPr>
          <w:t>the City field in Customers was ‘Framingham’ and where the State field in Customers was ‘Massachusetts.’</w:t>
        </w:r>
      </w:ins>
    </w:p>
    <w:p w14:paraId="7CE83AAA" w14:textId="77777777" w:rsidR="00CD1CD8" w:rsidRDefault="00CD1CD8" w:rsidP="03D55F8A">
      <w:pPr>
        <w:spacing w:after="0" w:line="240" w:lineRule="auto"/>
        <w:ind w:left="2160"/>
        <w:rPr>
          <w:rFonts w:asciiTheme="minorHAnsi" w:eastAsiaTheme="minorEastAsia" w:hAnsiTheme="minorHAnsi" w:cstheme="minorBidi"/>
        </w:rPr>
      </w:pPr>
    </w:p>
    <w:p w14:paraId="7CE83AAB" w14:textId="23EB3120"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 xml:space="preserve">Write an SQL query to </w:t>
      </w:r>
      <w:r w:rsidRPr="03D55F8A">
        <w:rPr>
          <w:rFonts w:asciiTheme="minorHAnsi" w:eastAsiaTheme="minorEastAsia" w:hAnsiTheme="minorHAnsi" w:cstheme="minorBidi"/>
          <w:b/>
          <w:bCs/>
          <w:sz w:val="22"/>
          <w:szCs w:val="22"/>
        </w:rPr>
        <w:t xml:space="preserve">select </w:t>
      </w:r>
      <w:proofErr w:type="gramStart"/>
      <w:r w:rsidRPr="03D55F8A">
        <w:rPr>
          <w:rFonts w:asciiTheme="minorHAnsi" w:eastAsiaTheme="minorEastAsia" w:hAnsiTheme="minorHAnsi" w:cstheme="minorBidi"/>
          <w:b/>
          <w:bCs/>
          <w:sz w:val="22"/>
          <w:szCs w:val="22"/>
        </w:rPr>
        <w:t>all</w:t>
      </w:r>
      <w:r w:rsidRPr="03D55F8A">
        <w:rPr>
          <w:rFonts w:asciiTheme="minorHAnsi" w:eastAsiaTheme="minorEastAsia" w:hAnsiTheme="minorHAnsi" w:cstheme="minorBidi"/>
          <w:sz w:val="22"/>
          <w:szCs w:val="22"/>
        </w:rPr>
        <w:t xml:space="preserve"> of</w:t>
      </w:r>
      <w:proofErr w:type="gramEnd"/>
      <w:r w:rsidRPr="03D55F8A">
        <w:rPr>
          <w:rFonts w:asciiTheme="minorHAnsi" w:eastAsiaTheme="minorEastAsia" w:hAnsiTheme="minorHAnsi" w:cstheme="minorBidi"/>
          <w:sz w:val="22"/>
          <w:szCs w:val="22"/>
        </w:rPr>
        <w:t xml:space="preserve"> the Customers located in the state of Massachusetts.</w:t>
      </w:r>
    </w:p>
    <w:p w14:paraId="7CE83AAC" w14:textId="4F78D5F3"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Use a WHERE clause to limit the number of records in the Customers table to only those who </w:t>
      </w:r>
      <w:proofErr w:type="gramStart"/>
      <w:r w:rsidRPr="03D55F8A">
        <w:rPr>
          <w:rFonts w:asciiTheme="minorHAnsi" w:eastAsiaTheme="minorEastAsia" w:hAnsiTheme="minorHAnsi" w:cstheme="minorBidi"/>
        </w:rPr>
        <w:t>are located in</w:t>
      </w:r>
      <w:proofErr w:type="gramEnd"/>
      <w:r w:rsidRPr="03D55F8A">
        <w:rPr>
          <w:rFonts w:asciiTheme="minorHAnsi" w:eastAsiaTheme="minorEastAsia" w:hAnsiTheme="minorHAnsi" w:cstheme="minorBidi"/>
        </w:rPr>
        <w:t xml:space="preserve"> Massachusetts.</w:t>
      </w:r>
    </w:p>
    <w:p w14:paraId="7CE83AAD" w14:textId="7119A182"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Record an answer to the following question: How many records were returned? </w:t>
      </w:r>
      <w:ins w:id="124" w:author="Marc Gregor" w:date="2022-12-02T22:01:00Z">
        <w:r w:rsidR="006201ED" w:rsidRPr="006201ED">
          <w:rPr>
            <w:rFonts w:asciiTheme="minorHAnsi" w:eastAsiaTheme="minorEastAsia" w:hAnsiTheme="minorHAnsi" w:cstheme="minorBidi"/>
            <w:b/>
            <w:bCs/>
            <w:rPrChange w:id="125" w:author="Marc Gregor" w:date="2022-12-02T22:01:00Z">
              <w:rPr>
                <w:rFonts w:asciiTheme="minorHAnsi" w:eastAsiaTheme="minorEastAsia" w:hAnsiTheme="minorHAnsi" w:cstheme="minorBidi"/>
              </w:rPr>
            </w:rPrChange>
          </w:rPr>
          <w:t>– 982 total records</w:t>
        </w:r>
      </w:ins>
    </w:p>
    <w:p w14:paraId="7CE83AAE" w14:textId="77777777" w:rsidR="00CD1CD8" w:rsidRDefault="00CD1CD8" w:rsidP="03D55F8A">
      <w:pPr>
        <w:spacing w:after="0" w:line="240" w:lineRule="auto"/>
        <w:rPr>
          <w:rFonts w:asciiTheme="minorHAnsi" w:eastAsiaTheme="minorEastAsia" w:hAnsiTheme="minorHAnsi" w:cstheme="minorBidi"/>
        </w:rPr>
      </w:pPr>
    </w:p>
    <w:p w14:paraId="7CE83AAF" w14:textId="158818DE" w:rsidR="00CD1CD8" w:rsidRDefault="003B2C9B" w:rsidP="03D55F8A">
      <w:pPr>
        <w:spacing w:after="0" w:line="240" w:lineRule="auto"/>
        <w:jc w:val="center"/>
        <w:rPr>
          <w:ins w:id="126" w:author="Marc Gregor" w:date="2022-12-02T22:01:00Z"/>
          <w:rFonts w:asciiTheme="minorHAnsi" w:eastAsiaTheme="minorEastAsia" w:hAnsiTheme="minorHAnsi" w:cstheme="minorBidi"/>
        </w:rPr>
      </w:pPr>
      <w:ins w:id="127" w:author="Marc Gregor" w:date="2022-12-02T13:36:00Z">
        <w:r>
          <w:rPr>
            <w:noProof/>
          </w:rPr>
          <w:drawing>
            <wp:inline distT="0" distB="0" distL="0" distR="0" wp14:anchorId="081BC98C" wp14:editId="556DFEC4">
              <wp:extent cx="3648974" cy="3301230"/>
              <wp:effectExtent l="0" t="0" r="889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5459" cy="3307097"/>
                      </a:xfrm>
                      <a:prstGeom prst="rect">
                        <a:avLst/>
                      </a:prstGeom>
                      <a:noFill/>
                      <a:ln>
                        <a:noFill/>
                      </a:ln>
                    </pic:spPr>
                  </pic:pic>
                </a:graphicData>
              </a:graphic>
            </wp:inline>
          </w:drawing>
        </w:r>
        <w:r w:rsidRPr="03D55F8A" w:rsidDel="003B2C9B">
          <w:rPr>
            <w:rFonts w:asciiTheme="minorHAnsi" w:eastAsiaTheme="minorEastAsia" w:hAnsiTheme="minorHAnsi" w:cstheme="minorBidi"/>
          </w:rPr>
          <w:t xml:space="preserve"> </w:t>
        </w:r>
      </w:ins>
      <w:del w:id="128" w:author="Marc Gregor" w:date="2022-12-02T13:36:00Z">
        <w:r w:rsidR="00A83147" w:rsidRPr="03D55F8A" w:rsidDel="003B2C9B">
          <w:rPr>
            <w:rFonts w:asciiTheme="minorHAnsi" w:eastAsiaTheme="minorEastAsia" w:hAnsiTheme="minorHAnsi" w:cstheme="minorBidi"/>
          </w:rPr>
          <w:delText>[Insert screenshot and brief explanation here.]</w:delText>
        </w:r>
      </w:del>
    </w:p>
    <w:p w14:paraId="54BA6867" w14:textId="5EC24D9B" w:rsidR="003965F6" w:rsidRDefault="003965F6" w:rsidP="003965F6">
      <w:pPr>
        <w:spacing w:after="0" w:line="240" w:lineRule="auto"/>
        <w:rPr>
          <w:ins w:id="129" w:author="Marc Gregor" w:date="2022-12-04T20:58:00Z"/>
          <w:rFonts w:asciiTheme="minorHAnsi" w:eastAsiaTheme="minorEastAsia" w:hAnsiTheme="minorHAnsi" w:cstheme="minorBidi"/>
        </w:rPr>
        <w:pPrChange w:id="130" w:author="Marc Gregor" w:date="2022-12-04T20:58:00Z">
          <w:pPr>
            <w:spacing w:after="0" w:line="240" w:lineRule="auto"/>
            <w:jc w:val="center"/>
          </w:pPr>
        </w:pPrChange>
      </w:pPr>
      <w:ins w:id="131" w:author="Marc Gregor" w:date="2022-12-04T20:58:00Z">
        <w:r>
          <w:rPr>
            <w:rFonts w:asciiTheme="minorHAnsi" w:eastAsiaTheme="minorEastAsia" w:hAnsiTheme="minorHAnsi" w:cstheme="minorBidi"/>
          </w:rPr>
          <w:t xml:space="preserve">Code: </w:t>
        </w:r>
        <w:r w:rsidRPr="003965F6">
          <w:rPr>
            <w:rFonts w:asciiTheme="minorHAnsi" w:eastAsiaTheme="minorEastAsia" w:hAnsiTheme="minorHAnsi" w:cstheme="minorBidi"/>
          </w:rPr>
          <w:t>select* from Customers where State = 'Massachusetts</w:t>
        </w:r>
        <w:proofErr w:type="gramStart"/>
        <w:r w:rsidRPr="003965F6">
          <w:rPr>
            <w:rFonts w:asciiTheme="minorHAnsi" w:eastAsiaTheme="minorEastAsia" w:hAnsiTheme="minorHAnsi" w:cstheme="minorBidi"/>
          </w:rPr>
          <w:t>';</w:t>
        </w:r>
        <w:proofErr w:type="gramEnd"/>
      </w:ins>
    </w:p>
    <w:p w14:paraId="75DCD6CB" w14:textId="77777777" w:rsidR="003965F6" w:rsidRDefault="003965F6" w:rsidP="03D55F8A">
      <w:pPr>
        <w:spacing w:after="0" w:line="240" w:lineRule="auto"/>
        <w:jc w:val="center"/>
        <w:rPr>
          <w:ins w:id="132" w:author="Marc Gregor" w:date="2022-12-04T20:58:00Z"/>
          <w:rFonts w:asciiTheme="minorHAnsi" w:eastAsiaTheme="minorEastAsia" w:hAnsiTheme="minorHAnsi" w:cstheme="minorBidi"/>
        </w:rPr>
      </w:pPr>
    </w:p>
    <w:p w14:paraId="212EBAFE" w14:textId="0CE98696" w:rsidR="006201ED" w:rsidRDefault="006201ED" w:rsidP="03D55F8A">
      <w:pPr>
        <w:spacing w:after="0" w:line="240" w:lineRule="auto"/>
        <w:jc w:val="center"/>
        <w:rPr>
          <w:rFonts w:asciiTheme="minorHAnsi" w:eastAsiaTheme="minorEastAsia" w:hAnsiTheme="minorHAnsi" w:cstheme="minorBidi"/>
        </w:rPr>
      </w:pPr>
      <w:ins w:id="133" w:author="Marc Gregor" w:date="2022-12-02T22:01:00Z">
        <w:r>
          <w:rPr>
            <w:rFonts w:asciiTheme="minorHAnsi" w:eastAsiaTheme="minorEastAsia" w:hAnsiTheme="minorHAnsi" w:cstheme="minorBidi"/>
          </w:rPr>
          <w:lastRenderedPageBreak/>
          <w:t xml:space="preserve">Using another select </w:t>
        </w:r>
        <w:proofErr w:type="gramStart"/>
        <w:r>
          <w:rPr>
            <w:rFonts w:asciiTheme="minorHAnsi" w:eastAsiaTheme="minorEastAsia" w:hAnsiTheme="minorHAnsi" w:cstheme="minorBidi"/>
          </w:rPr>
          <w:t>count(</w:t>
        </w:r>
        <w:proofErr w:type="gramEnd"/>
        <w:r>
          <w:rPr>
            <w:rFonts w:asciiTheme="minorHAnsi" w:eastAsiaTheme="minorEastAsia" w:hAnsiTheme="minorHAnsi" w:cstheme="minorBidi"/>
          </w:rPr>
          <w:t>*) query, I first wanted to fin</w:t>
        </w:r>
      </w:ins>
      <w:ins w:id="134" w:author="Marc Gregor" w:date="2022-12-02T22:02:00Z">
        <w:r>
          <w:rPr>
            <w:rFonts w:asciiTheme="minorHAnsi" w:eastAsiaTheme="minorEastAsia" w:hAnsiTheme="minorHAnsi" w:cstheme="minorBidi"/>
          </w:rPr>
          <w:t xml:space="preserve">d the total amount of records where the State field </w:t>
        </w:r>
        <w:r w:rsidR="00607E95">
          <w:rPr>
            <w:rFonts w:asciiTheme="minorHAnsi" w:eastAsiaTheme="minorEastAsia" w:hAnsiTheme="minorHAnsi" w:cstheme="minorBidi"/>
          </w:rPr>
          <w:t>equaled ‘Massachusetts,’ and then I verified that information was entered correctly with a select* query from Customers w</w:t>
        </w:r>
      </w:ins>
      <w:ins w:id="135" w:author="Marc Gregor" w:date="2022-12-02T22:03:00Z">
        <w:r w:rsidR="00607E95">
          <w:rPr>
            <w:rFonts w:asciiTheme="minorHAnsi" w:eastAsiaTheme="minorEastAsia" w:hAnsiTheme="minorHAnsi" w:cstheme="minorBidi"/>
          </w:rPr>
          <w:t>here the State field equaled ‘Massachusetts.’</w:t>
        </w:r>
      </w:ins>
    </w:p>
    <w:p w14:paraId="7CE83AB0" w14:textId="77777777" w:rsidR="00CD1CD8" w:rsidRDefault="00CD1CD8" w:rsidP="03D55F8A">
      <w:pPr>
        <w:spacing w:after="0" w:line="240" w:lineRule="auto"/>
        <w:rPr>
          <w:rFonts w:asciiTheme="minorHAnsi" w:eastAsiaTheme="minorEastAsia" w:hAnsiTheme="minorHAnsi" w:cstheme="minorBidi"/>
        </w:rPr>
      </w:pPr>
    </w:p>
    <w:p w14:paraId="7CE83AB1" w14:textId="05CAF98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Write a SQL query to insert four new records into the Orders and Customers tables using the following data:</w:t>
      </w:r>
    </w:p>
    <w:p w14:paraId="7CE83AB2" w14:textId="77777777" w:rsidR="00CD1CD8" w:rsidRDefault="00CD1CD8" w:rsidP="03D55F8A">
      <w:pPr>
        <w:spacing w:after="0" w:line="240" w:lineRule="auto"/>
        <w:ind w:left="1440"/>
        <w:rPr>
          <w:rFonts w:asciiTheme="minorHAnsi" w:eastAsiaTheme="minorEastAsia" w:hAnsiTheme="minorHAnsi" w:cstheme="minorBidi"/>
          <w:color w:val="000000"/>
        </w:rPr>
      </w:pPr>
    </w:p>
    <w:p w14:paraId="7CE83AB3" w14:textId="46A6CE83"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Customers Table</w:t>
      </w:r>
    </w:p>
    <w:p w14:paraId="7CE83AB4" w14:textId="77777777" w:rsidR="00CD1CD8" w:rsidRDefault="00CD1CD8" w:rsidP="03D55F8A">
      <w:pPr>
        <w:spacing w:after="0" w:line="240" w:lineRule="auto"/>
        <w:ind w:left="2160"/>
        <w:rPr>
          <w:rFonts w:asciiTheme="minorHAnsi" w:eastAsiaTheme="minorEastAsia" w:hAnsiTheme="minorHAnsi" w:cstheme="minorBidi"/>
        </w:rPr>
      </w:pPr>
    </w:p>
    <w:tbl>
      <w:tblPr>
        <w:tblStyle w:val="a1"/>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14:paraId="7CE83ABD" w14:textId="77777777" w:rsidTr="03D55F8A">
        <w:trPr>
          <w:tblHeader/>
        </w:trPr>
        <w:tc>
          <w:tcPr>
            <w:tcW w:w="1410" w:type="dxa"/>
            <w:shd w:val="clear" w:color="auto" w:fill="auto"/>
            <w:tcMar>
              <w:top w:w="100" w:type="dxa"/>
              <w:left w:w="100" w:type="dxa"/>
              <w:bottom w:w="100" w:type="dxa"/>
              <w:right w:w="100" w:type="dxa"/>
            </w:tcMar>
          </w:tcPr>
          <w:p w14:paraId="7CE83AB5"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CustomerID</w:t>
            </w:r>
          </w:p>
        </w:tc>
        <w:tc>
          <w:tcPr>
            <w:tcW w:w="1320" w:type="dxa"/>
            <w:shd w:val="clear" w:color="auto" w:fill="auto"/>
            <w:tcMar>
              <w:top w:w="100" w:type="dxa"/>
              <w:left w:w="100" w:type="dxa"/>
              <w:bottom w:w="100" w:type="dxa"/>
              <w:right w:w="100" w:type="dxa"/>
            </w:tcMar>
          </w:tcPr>
          <w:p w14:paraId="7CE83AB6"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FirstName</w:t>
            </w:r>
          </w:p>
        </w:tc>
        <w:tc>
          <w:tcPr>
            <w:tcW w:w="1245" w:type="dxa"/>
            <w:shd w:val="clear" w:color="auto" w:fill="auto"/>
            <w:tcMar>
              <w:top w:w="100" w:type="dxa"/>
              <w:left w:w="100" w:type="dxa"/>
              <w:bottom w:w="100" w:type="dxa"/>
              <w:right w:w="100" w:type="dxa"/>
            </w:tcMar>
          </w:tcPr>
          <w:p w14:paraId="7CE83AB7"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LastName</w:t>
            </w:r>
          </w:p>
        </w:tc>
        <w:tc>
          <w:tcPr>
            <w:tcW w:w="1830" w:type="dxa"/>
            <w:shd w:val="clear" w:color="auto" w:fill="auto"/>
            <w:tcMar>
              <w:top w:w="100" w:type="dxa"/>
              <w:left w:w="100" w:type="dxa"/>
              <w:bottom w:w="100" w:type="dxa"/>
              <w:right w:w="100" w:type="dxa"/>
            </w:tcMar>
          </w:tcPr>
          <w:p w14:paraId="7CE83AB8"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StreetAddress</w:t>
            </w:r>
          </w:p>
        </w:tc>
        <w:tc>
          <w:tcPr>
            <w:tcW w:w="1215" w:type="dxa"/>
            <w:shd w:val="clear" w:color="auto" w:fill="auto"/>
            <w:tcMar>
              <w:top w:w="100" w:type="dxa"/>
              <w:left w:w="100" w:type="dxa"/>
              <w:bottom w:w="100" w:type="dxa"/>
              <w:right w:w="100" w:type="dxa"/>
            </w:tcMar>
          </w:tcPr>
          <w:p w14:paraId="7CE83AB9"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City</w:t>
            </w:r>
          </w:p>
        </w:tc>
        <w:tc>
          <w:tcPr>
            <w:tcW w:w="780" w:type="dxa"/>
            <w:shd w:val="clear" w:color="auto" w:fill="auto"/>
            <w:tcMar>
              <w:top w:w="100" w:type="dxa"/>
              <w:left w:w="100" w:type="dxa"/>
              <w:bottom w:w="100" w:type="dxa"/>
              <w:right w:w="100" w:type="dxa"/>
            </w:tcMar>
          </w:tcPr>
          <w:p w14:paraId="7CE83AB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State</w:t>
            </w:r>
          </w:p>
        </w:tc>
        <w:tc>
          <w:tcPr>
            <w:tcW w:w="1020" w:type="dxa"/>
            <w:shd w:val="clear" w:color="auto" w:fill="auto"/>
            <w:tcMar>
              <w:top w:w="100" w:type="dxa"/>
              <w:left w:w="100" w:type="dxa"/>
              <w:bottom w:w="100" w:type="dxa"/>
              <w:right w:w="100" w:type="dxa"/>
            </w:tcMar>
          </w:tcPr>
          <w:p w14:paraId="7CE83ABB"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ZipCode</w:t>
            </w:r>
          </w:p>
        </w:tc>
        <w:tc>
          <w:tcPr>
            <w:tcW w:w="1665" w:type="dxa"/>
            <w:shd w:val="clear" w:color="auto" w:fill="auto"/>
            <w:tcMar>
              <w:top w:w="100" w:type="dxa"/>
              <w:left w:w="100" w:type="dxa"/>
              <w:bottom w:w="100" w:type="dxa"/>
              <w:right w:w="100" w:type="dxa"/>
            </w:tcMar>
          </w:tcPr>
          <w:p w14:paraId="7CE83ABC"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Telephone</w:t>
            </w:r>
          </w:p>
        </w:tc>
      </w:tr>
      <w:tr w:rsidR="00CD1CD8" w14:paraId="7CE83AC6" w14:textId="77777777" w:rsidTr="03D55F8A">
        <w:trPr>
          <w:tblHeader/>
        </w:trPr>
        <w:tc>
          <w:tcPr>
            <w:tcW w:w="1410" w:type="dxa"/>
            <w:shd w:val="clear" w:color="auto" w:fill="auto"/>
            <w:tcMar>
              <w:top w:w="100" w:type="dxa"/>
              <w:left w:w="100" w:type="dxa"/>
              <w:bottom w:w="100" w:type="dxa"/>
              <w:right w:w="100" w:type="dxa"/>
            </w:tcMar>
          </w:tcPr>
          <w:p w14:paraId="7CE83AB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320" w:type="dxa"/>
            <w:shd w:val="clear" w:color="auto" w:fill="auto"/>
            <w:tcMar>
              <w:top w:w="100" w:type="dxa"/>
              <w:left w:w="100" w:type="dxa"/>
              <w:bottom w:w="100" w:type="dxa"/>
              <w:right w:w="100" w:type="dxa"/>
            </w:tcMar>
          </w:tcPr>
          <w:p w14:paraId="7CE83AB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Luke</w:t>
            </w:r>
          </w:p>
        </w:tc>
        <w:tc>
          <w:tcPr>
            <w:tcW w:w="1245" w:type="dxa"/>
            <w:shd w:val="clear" w:color="auto" w:fill="auto"/>
            <w:tcMar>
              <w:top w:w="100" w:type="dxa"/>
              <w:left w:w="100" w:type="dxa"/>
              <w:bottom w:w="100" w:type="dxa"/>
              <w:right w:w="100" w:type="dxa"/>
            </w:tcMar>
          </w:tcPr>
          <w:p w14:paraId="7CE83AC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Skywalker</w:t>
            </w:r>
          </w:p>
        </w:tc>
        <w:tc>
          <w:tcPr>
            <w:tcW w:w="1830" w:type="dxa"/>
            <w:shd w:val="clear" w:color="auto" w:fill="auto"/>
            <w:tcMar>
              <w:top w:w="100" w:type="dxa"/>
              <w:left w:w="100" w:type="dxa"/>
              <w:bottom w:w="100" w:type="dxa"/>
              <w:right w:w="100" w:type="dxa"/>
            </w:tcMar>
          </w:tcPr>
          <w:p w14:paraId="7CE83AC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15 Maiden Lane</w:t>
            </w:r>
          </w:p>
        </w:tc>
        <w:tc>
          <w:tcPr>
            <w:tcW w:w="1215" w:type="dxa"/>
            <w:shd w:val="clear" w:color="auto" w:fill="auto"/>
            <w:tcMar>
              <w:top w:w="100" w:type="dxa"/>
              <w:left w:w="100" w:type="dxa"/>
              <w:bottom w:w="100" w:type="dxa"/>
              <w:right w:w="100" w:type="dxa"/>
            </w:tcMar>
          </w:tcPr>
          <w:p w14:paraId="7CE83AC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New York</w:t>
            </w:r>
          </w:p>
        </w:tc>
        <w:tc>
          <w:tcPr>
            <w:tcW w:w="780" w:type="dxa"/>
            <w:shd w:val="clear" w:color="auto" w:fill="auto"/>
            <w:tcMar>
              <w:top w:w="100" w:type="dxa"/>
              <w:left w:w="100" w:type="dxa"/>
              <w:bottom w:w="100" w:type="dxa"/>
              <w:right w:w="100" w:type="dxa"/>
            </w:tcMar>
          </w:tcPr>
          <w:p w14:paraId="7CE83AC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NY</w:t>
            </w:r>
          </w:p>
        </w:tc>
        <w:tc>
          <w:tcPr>
            <w:tcW w:w="1020" w:type="dxa"/>
            <w:shd w:val="clear" w:color="auto" w:fill="auto"/>
            <w:tcMar>
              <w:top w:w="100" w:type="dxa"/>
              <w:left w:w="100" w:type="dxa"/>
              <w:bottom w:w="100" w:type="dxa"/>
              <w:right w:w="100" w:type="dxa"/>
            </w:tcMar>
          </w:tcPr>
          <w:p w14:paraId="7CE83AC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10222</w:t>
            </w:r>
          </w:p>
        </w:tc>
        <w:tc>
          <w:tcPr>
            <w:tcW w:w="1665" w:type="dxa"/>
            <w:shd w:val="clear" w:color="auto" w:fill="auto"/>
            <w:tcMar>
              <w:top w:w="100" w:type="dxa"/>
              <w:left w:w="100" w:type="dxa"/>
              <w:bottom w:w="100" w:type="dxa"/>
              <w:right w:w="100" w:type="dxa"/>
            </w:tcMar>
          </w:tcPr>
          <w:p w14:paraId="7CE83AC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212-555-1234</w:t>
            </w:r>
          </w:p>
        </w:tc>
      </w:tr>
      <w:tr w:rsidR="00CD1CD8" w14:paraId="7CE83ACF" w14:textId="77777777" w:rsidTr="03D55F8A">
        <w:trPr>
          <w:tblHeader/>
        </w:trPr>
        <w:tc>
          <w:tcPr>
            <w:tcW w:w="1410" w:type="dxa"/>
            <w:shd w:val="clear" w:color="auto" w:fill="auto"/>
            <w:tcMar>
              <w:top w:w="100" w:type="dxa"/>
              <w:left w:w="100" w:type="dxa"/>
              <w:bottom w:w="100" w:type="dxa"/>
              <w:right w:w="100" w:type="dxa"/>
            </w:tcMar>
          </w:tcPr>
          <w:p w14:paraId="7CE83AC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320" w:type="dxa"/>
            <w:shd w:val="clear" w:color="auto" w:fill="auto"/>
            <w:tcMar>
              <w:top w:w="100" w:type="dxa"/>
              <w:left w:w="100" w:type="dxa"/>
              <w:bottom w:w="100" w:type="dxa"/>
              <w:right w:w="100" w:type="dxa"/>
            </w:tcMar>
          </w:tcPr>
          <w:p w14:paraId="7CE83AC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Winston</w:t>
            </w:r>
          </w:p>
        </w:tc>
        <w:tc>
          <w:tcPr>
            <w:tcW w:w="1245" w:type="dxa"/>
            <w:shd w:val="clear" w:color="auto" w:fill="auto"/>
            <w:tcMar>
              <w:top w:w="100" w:type="dxa"/>
              <w:left w:w="100" w:type="dxa"/>
              <w:bottom w:w="100" w:type="dxa"/>
              <w:right w:w="100" w:type="dxa"/>
            </w:tcMar>
          </w:tcPr>
          <w:p w14:paraId="7CE83AC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Smith</w:t>
            </w:r>
          </w:p>
        </w:tc>
        <w:tc>
          <w:tcPr>
            <w:tcW w:w="1830" w:type="dxa"/>
            <w:shd w:val="clear" w:color="auto" w:fill="auto"/>
            <w:tcMar>
              <w:top w:w="100" w:type="dxa"/>
              <w:left w:w="100" w:type="dxa"/>
              <w:bottom w:w="100" w:type="dxa"/>
              <w:right w:w="100" w:type="dxa"/>
            </w:tcMar>
          </w:tcPr>
          <w:p w14:paraId="7CE83AC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123 Sycamore Street</w:t>
            </w:r>
          </w:p>
        </w:tc>
        <w:tc>
          <w:tcPr>
            <w:tcW w:w="1215" w:type="dxa"/>
            <w:shd w:val="clear" w:color="auto" w:fill="auto"/>
            <w:tcMar>
              <w:top w:w="100" w:type="dxa"/>
              <w:left w:w="100" w:type="dxa"/>
              <w:bottom w:w="100" w:type="dxa"/>
              <w:right w:w="100" w:type="dxa"/>
            </w:tcMar>
          </w:tcPr>
          <w:p w14:paraId="7CE83AC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Greensboro</w:t>
            </w:r>
          </w:p>
        </w:tc>
        <w:tc>
          <w:tcPr>
            <w:tcW w:w="780" w:type="dxa"/>
            <w:shd w:val="clear" w:color="auto" w:fill="auto"/>
            <w:tcMar>
              <w:top w:w="100" w:type="dxa"/>
              <w:left w:w="100" w:type="dxa"/>
              <w:bottom w:w="100" w:type="dxa"/>
              <w:right w:w="100" w:type="dxa"/>
            </w:tcMar>
          </w:tcPr>
          <w:p w14:paraId="7CE83AC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NC</w:t>
            </w:r>
          </w:p>
        </w:tc>
        <w:tc>
          <w:tcPr>
            <w:tcW w:w="1020" w:type="dxa"/>
            <w:shd w:val="clear" w:color="auto" w:fill="auto"/>
            <w:tcMar>
              <w:top w:w="100" w:type="dxa"/>
              <w:left w:w="100" w:type="dxa"/>
              <w:bottom w:w="100" w:type="dxa"/>
              <w:right w:w="100" w:type="dxa"/>
            </w:tcMar>
          </w:tcPr>
          <w:p w14:paraId="7CE83AC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27401</w:t>
            </w:r>
          </w:p>
        </w:tc>
        <w:tc>
          <w:tcPr>
            <w:tcW w:w="1665" w:type="dxa"/>
            <w:shd w:val="clear" w:color="auto" w:fill="auto"/>
            <w:tcMar>
              <w:top w:w="100" w:type="dxa"/>
              <w:left w:w="100" w:type="dxa"/>
              <w:bottom w:w="100" w:type="dxa"/>
              <w:right w:w="100" w:type="dxa"/>
            </w:tcMar>
          </w:tcPr>
          <w:p w14:paraId="7CE83AC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919-555-6623</w:t>
            </w:r>
          </w:p>
        </w:tc>
      </w:tr>
      <w:tr w:rsidR="00CD1CD8" w14:paraId="7CE83AD8" w14:textId="77777777" w:rsidTr="03D55F8A">
        <w:trPr>
          <w:tblHeader/>
        </w:trPr>
        <w:tc>
          <w:tcPr>
            <w:tcW w:w="1410" w:type="dxa"/>
            <w:shd w:val="clear" w:color="auto" w:fill="auto"/>
            <w:tcMar>
              <w:top w:w="100" w:type="dxa"/>
              <w:left w:w="100" w:type="dxa"/>
              <w:bottom w:w="100" w:type="dxa"/>
              <w:right w:w="100" w:type="dxa"/>
            </w:tcMar>
          </w:tcPr>
          <w:p w14:paraId="7CE83AD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320" w:type="dxa"/>
            <w:shd w:val="clear" w:color="auto" w:fill="auto"/>
            <w:tcMar>
              <w:top w:w="100" w:type="dxa"/>
              <w:left w:w="100" w:type="dxa"/>
              <w:bottom w:w="100" w:type="dxa"/>
              <w:right w:w="100" w:type="dxa"/>
            </w:tcMar>
          </w:tcPr>
          <w:p w14:paraId="7CE83AD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MaryAnne</w:t>
            </w:r>
          </w:p>
        </w:tc>
        <w:tc>
          <w:tcPr>
            <w:tcW w:w="1245" w:type="dxa"/>
            <w:shd w:val="clear" w:color="auto" w:fill="auto"/>
            <w:tcMar>
              <w:top w:w="100" w:type="dxa"/>
              <w:left w:w="100" w:type="dxa"/>
              <w:bottom w:w="100" w:type="dxa"/>
              <w:right w:w="100" w:type="dxa"/>
            </w:tcMar>
          </w:tcPr>
          <w:p w14:paraId="7CE83AD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Jenkins</w:t>
            </w:r>
          </w:p>
        </w:tc>
        <w:tc>
          <w:tcPr>
            <w:tcW w:w="1830" w:type="dxa"/>
            <w:shd w:val="clear" w:color="auto" w:fill="auto"/>
            <w:tcMar>
              <w:top w:w="100" w:type="dxa"/>
              <w:left w:w="100" w:type="dxa"/>
              <w:bottom w:w="100" w:type="dxa"/>
              <w:right w:w="100" w:type="dxa"/>
            </w:tcMar>
          </w:tcPr>
          <w:p w14:paraId="7CE83AD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 Coconut Way</w:t>
            </w:r>
          </w:p>
        </w:tc>
        <w:tc>
          <w:tcPr>
            <w:tcW w:w="1215" w:type="dxa"/>
            <w:shd w:val="clear" w:color="auto" w:fill="auto"/>
            <w:tcMar>
              <w:top w:w="100" w:type="dxa"/>
              <w:left w:w="100" w:type="dxa"/>
              <w:bottom w:w="100" w:type="dxa"/>
              <w:right w:w="100" w:type="dxa"/>
            </w:tcMar>
          </w:tcPr>
          <w:p w14:paraId="7CE83AD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Jupiter</w:t>
            </w:r>
          </w:p>
        </w:tc>
        <w:tc>
          <w:tcPr>
            <w:tcW w:w="780" w:type="dxa"/>
            <w:shd w:val="clear" w:color="auto" w:fill="auto"/>
            <w:tcMar>
              <w:top w:w="100" w:type="dxa"/>
              <w:left w:w="100" w:type="dxa"/>
              <w:bottom w:w="100" w:type="dxa"/>
              <w:right w:w="100" w:type="dxa"/>
            </w:tcMar>
          </w:tcPr>
          <w:p w14:paraId="7CE83AD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FL</w:t>
            </w:r>
          </w:p>
        </w:tc>
        <w:tc>
          <w:tcPr>
            <w:tcW w:w="1020" w:type="dxa"/>
            <w:shd w:val="clear" w:color="auto" w:fill="auto"/>
            <w:tcMar>
              <w:top w:w="100" w:type="dxa"/>
              <w:left w:w="100" w:type="dxa"/>
              <w:bottom w:w="100" w:type="dxa"/>
              <w:right w:w="100" w:type="dxa"/>
            </w:tcMar>
          </w:tcPr>
          <w:p w14:paraId="7CE83AD6"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33458</w:t>
            </w:r>
          </w:p>
        </w:tc>
        <w:tc>
          <w:tcPr>
            <w:tcW w:w="1665" w:type="dxa"/>
            <w:shd w:val="clear" w:color="auto" w:fill="auto"/>
            <w:tcMar>
              <w:top w:w="100" w:type="dxa"/>
              <w:left w:w="100" w:type="dxa"/>
              <w:bottom w:w="100" w:type="dxa"/>
              <w:right w:w="100" w:type="dxa"/>
            </w:tcMar>
          </w:tcPr>
          <w:p w14:paraId="7CE83AD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321-555-8907</w:t>
            </w:r>
          </w:p>
        </w:tc>
      </w:tr>
      <w:tr w:rsidR="00CD1CD8" w14:paraId="7CE83AE1" w14:textId="77777777" w:rsidTr="03D55F8A">
        <w:trPr>
          <w:tblHeader/>
        </w:trPr>
        <w:tc>
          <w:tcPr>
            <w:tcW w:w="1410" w:type="dxa"/>
            <w:shd w:val="clear" w:color="auto" w:fill="auto"/>
            <w:tcMar>
              <w:top w:w="100" w:type="dxa"/>
              <w:left w:w="100" w:type="dxa"/>
              <w:bottom w:w="100" w:type="dxa"/>
              <w:right w:w="100" w:type="dxa"/>
            </w:tcMar>
          </w:tcPr>
          <w:p w14:paraId="7CE83AD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320" w:type="dxa"/>
            <w:shd w:val="clear" w:color="auto" w:fill="auto"/>
            <w:tcMar>
              <w:top w:w="100" w:type="dxa"/>
              <w:left w:w="100" w:type="dxa"/>
              <w:bottom w:w="100" w:type="dxa"/>
              <w:right w:w="100" w:type="dxa"/>
            </w:tcMar>
          </w:tcPr>
          <w:p w14:paraId="7CE83AD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Janet</w:t>
            </w:r>
          </w:p>
        </w:tc>
        <w:tc>
          <w:tcPr>
            <w:tcW w:w="1245" w:type="dxa"/>
            <w:shd w:val="clear" w:color="auto" w:fill="auto"/>
            <w:tcMar>
              <w:top w:w="100" w:type="dxa"/>
              <w:left w:w="100" w:type="dxa"/>
              <w:bottom w:w="100" w:type="dxa"/>
              <w:right w:w="100" w:type="dxa"/>
            </w:tcMar>
          </w:tcPr>
          <w:p w14:paraId="7CE83AD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Williams</w:t>
            </w:r>
          </w:p>
        </w:tc>
        <w:tc>
          <w:tcPr>
            <w:tcW w:w="1830" w:type="dxa"/>
            <w:shd w:val="clear" w:color="auto" w:fill="auto"/>
            <w:tcMar>
              <w:top w:w="100" w:type="dxa"/>
              <w:left w:w="100" w:type="dxa"/>
              <w:bottom w:w="100" w:type="dxa"/>
              <w:right w:w="100" w:type="dxa"/>
            </w:tcMar>
          </w:tcPr>
          <w:p w14:paraId="7CE83AD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55 Redondo Beach Blvd</w:t>
            </w:r>
          </w:p>
        </w:tc>
        <w:tc>
          <w:tcPr>
            <w:tcW w:w="1215" w:type="dxa"/>
            <w:shd w:val="clear" w:color="auto" w:fill="auto"/>
            <w:tcMar>
              <w:top w:w="100" w:type="dxa"/>
              <w:left w:w="100" w:type="dxa"/>
              <w:bottom w:w="100" w:type="dxa"/>
              <w:right w:w="100" w:type="dxa"/>
            </w:tcMar>
          </w:tcPr>
          <w:p w14:paraId="7CE83AD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Torrence</w:t>
            </w:r>
          </w:p>
        </w:tc>
        <w:tc>
          <w:tcPr>
            <w:tcW w:w="780" w:type="dxa"/>
            <w:shd w:val="clear" w:color="auto" w:fill="auto"/>
            <w:tcMar>
              <w:top w:w="100" w:type="dxa"/>
              <w:left w:w="100" w:type="dxa"/>
              <w:bottom w:w="100" w:type="dxa"/>
              <w:right w:w="100" w:type="dxa"/>
            </w:tcMar>
          </w:tcPr>
          <w:p w14:paraId="7CE83AD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CA</w:t>
            </w:r>
          </w:p>
        </w:tc>
        <w:tc>
          <w:tcPr>
            <w:tcW w:w="1020" w:type="dxa"/>
            <w:shd w:val="clear" w:color="auto" w:fill="auto"/>
            <w:tcMar>
              <w:top w:w="100" w:type="dxa"/>
              <w:left w:w="100" w:type="dxa"/>
              <w:bottom w:w="100" w:type="dxa"/>
              <w:right w:w="100" w:type="dxa"/>
            </w:tcMar>
          </w:tcPr>
          <w:p w14:paraId="7CE83AD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90501</w:t>
            </w:r>
          </w:p>
        </w:tc>
        <w:tc>
          <w:tcPr>
            <w:tcW w:w="1665" w:type="dxa"/>
            <w:shd w:val="clear" w:color="auto" w:fill="auto"/>
            <w:tcMar>
              <w:top w:w="100" w:type="dxa"/>
              <w:left w:w="100" w:type="dxa"/>
              <w:bottom w:w="100" w:type="dxa"/>
              <w:right w:w="100" w:type="dxa"/>
            </w:tcMar>
          </w:tcPr>
          <w:p w14:paraId="7CE83AE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310-555-5678</w:t>
            </w:r>
          </w:p>
        </w:tc>
      </w:tr>
    </w:tbl>
    <w:p w14:paraId="7CE83AE2" w14:textId="77777777" w:rsidR="00CD1CD8" w:rsidRDefault="00CD1CD8" w:rsidP="03D55F8A">
      <w:pPr>
        <w:spacing w:after="0" w:line="240" w:lineRule="auto"/>
        <w:ind w:left="2160"/>
        <w:rPr>
          <w:rFonts w:asciiTheme="minorHAnsi" w:eastAsiaTheme="minorEastAsia" w:hAnsiTheme="minorHAnsi" w:cstheme="minorBidi"/>
        </w:rPr>
      </w:pPr>
    </w:p>
    <w:p w14:paraId="7CE83AE3" w14:textId="1B85D988" w:rsidR="00CD1CD8" w:rsidRDefault="0040576E" w:rsidP="03D55F8A">
      <w:pPr>
        <w:spacing w:after="0" w:line="240" w:lineRule="auto"/>
        <w:jc w:val="center"/>
        <w:rPr>
          <w:ins w:id="136" w:author="Marc Gregor" w:date="2022-12-02T22:03:00Z"/>
          <w:rFonts w:asciiTheme="minorHAnsi" w:eastAsiaTheme="minorEastAsia" w:hAnsiTheme="minorHAnsi" w:cstheme="minorBidi"/>
        </w:rPr>
      </w:pPr>
      <w:ins w:id="137" w:author="Marc Gregor" w:date="2022-12-02T13:59:00Z">
        <w:r>
          <w:rPr>
            <w:noProof/>
          </w:rPr>
          <w:drawing>
            <wp:inline distT="0" distB="0" distL="0" distR="0" wp14:anchorId="1177F9AC" wp14:editId="15387159">
              <wp:extent cx="5943600" cy="166116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r w:rsidRPr="03D55F8A" w:rsidDel="0040576E">
          <w:rPr>
            <w:rFonts w:asciiTheme="minorHAnsi" w:eastAsiaTheme="minorEastAsia" w:hAnsiTheme="minorHAnsi" w:cstheme="minorBidi"/>
          </w:rPr>
          <w:t xml:space="preserve"> </w:t>
        </w:r>
      </w:ins>
      <w:del w:id="138" w:author="Marc Gregor" w:date="2022-12-02T13:59:00Z">
        <w:r w:rsidR="00A83147" w:rsidRPr="03D55F8A" w:rsidDel="0040576E">
          <w:rPr>
            <w:rFonts w:asciiTheme="minorHAnsi" w:eastAsiaTheme="minorEastAsia" w:hAnsiTheme="minorHAnsi" w:cstheme="minorBidi"/>
          </w:rPr>
          <w:delText>[Insert screenshot and brief explanation here.]</w:delText>
        </w:r>
      </w:del>
    </w:p>
    <w:p w14:paraId="7D5F412C" w14:textId="54C7FC8C" w:rsidR="00796BB3" w:rsidRDefault="00796BB3" w:rsidP="00796BB3">
      <w:pPr>
        <w:spacing w:after="0" w:line="240" w:lineRule="auto"/>
        <w:rPr>
          <w:ins w:id="139" w:author="Marc Gregor" w:date="2022-12-04T21:04:00Z"/>
          <w:rFonts w:asciiTheme="minorHAnsi" w:eastAsiaTheme="minorEastAsia" w:hAnsiTheme="minorHAnsi" w:cstheme="minorBidi"/>
        </w:rPr>
      </w:pPr>
      <w:ins w:id="140" w:author="Marc Gregor" w:date="2022-12-04T20:59:00Z">
        <w:r>
          <w:rPr>
            <w:rFonts w:asciiTheme="minorHAnsi" w:eastAsiaTheme="minorEastAsia" w:hAnsiTheme="minorHAnsi" w:cstheme="minorBidi"/>
          </w:rPr>
          <w:t xml:space="preserve">Code: </w:t>
        </w:r>
        <w:r w:rsidRPr="00796BB3">
          <w:rPr>
            <w:rFonts w:asciiTheme="minorHAnsi" w:eastAsiaTheme="minorEastAsia" w:hAnsiTheme="minorHAnsi" w:cstheme="minorBidi"/>
          </w:rPr>
          <w:t>insert into Customers Values (100004, 'Luke', 'Skywalker', '17 Maiden Lane', 'New York', 'NY', 10222, '212-555-1234'), (100005, 'Winston', 'Smith', '128 Sycamore Street', 'Greensboro', 'NC', 27401, '919-555-6623'), (100006, 'MaryAnne', 'Jenkins', '2 Coconut Way', 'Jupiter', 'FL', 33458, '321-555-8907'), (100007, 'Janet', 'Williams', '58 Redondo Beach Blvd', '</w:t>
        </w:r>
        <w:proofErr w:type="spellStart"/>
        <w:r w:rsidRPr="00796BB3">
          <w:rPr>
            <w:rFonts w:asciiTheme="minorHAnsi" w:eastAsiaTheme="minorEastAsia" w:hAnsiTheme="minorHAnsi" w:cstheme="minorBidi"/>
          </w:rPr>
          <w:t>Torrence</w:t>
        </w:r>
        <w:proofErr w:type="spellEnd"/>
        <w:r w:rsidRPr="00796BB3">
          <w:rPr>
            <w:rFonts w:asciiTheme="minorHAnsi" w:eastAsiaTheme="minorEastAsia" w:hAnsiTheme="minorHAnsi" w:cstheme="minorBidi"/>
          </w:rPr>
          <w:t>', 'CA', 90501, '310-555-5678');</w:t>
        </w:r>
      </w:ins>
    </w:p>
    <w:p w14:paraId="17306BCA" w14:textId="77777777" w:rsidR="00064B42" w:rsidRDefault="00064B42" w:rsidP="00796BB3">
      <w:pPr>
        <w:spacing w:after="0" w:line="240" w:lineRule="auto"/>
        <w:rPr>
          <w:ins w:id="141" w:author="Marc Gregor" w:date="2022-12-04T20:59:00Z"/>
          <w:rFonts w:asciiTheme="minorHAnsi" w:eastAsiaTheme="minorEastAsia" w:hAnsiTheme="minorHAnsi" w:cstheme="minorBidi"/>
        </w:rPr>
      </w:pPr>
    </w:p>
    <w:p w14:paraId="19D5DD75" w14:textId="412F90D1" w:rsidR="00796BB3" w:rsidRDefault="00064B42" w:rsidP="00796BB3">
      <w:pPr>
        <w:spacing w:after="0" w:line="240" w:lineRule="auto"/>
        <w:rPr>
          <w:ins w:id="142" w:author="Marc Gregor" w:date="2022-12-04T20:59:00Z"/>
          <w:rFonts w:asciiTheme="minorHAnsi" w:eastAsiaTheme="minorEastAsia" w:hAnsiTheme="minorHAnsi" w:cstheme="minorBidi"/>
        </w:rPr>
        <w:pPrChange w:id="143" w:author="Marc Gregor" w:date="2022-12-04T20:59:00Z">
          <w:pPr>
            <w:spacing w:after="0" w:line="240" w:lineRule="auto"/>
            <w:jc w:val="center"/>
          </w:pPr>
        </w:pPrChange>
      </w:pPr>
      <w:ins w:id="144" w:author="Marc Gregor" w:date="2022-12-04T21:04:00Z">
        <w:r>
          <w:rPr>
            <w:rFonts w:asciiTheme="minorHAnsi" w:eastAsiaTheme="minorEastAsia" w:hAnsiTheme="minorHAnsi" w:cstheme="minorBidi"/>
          </w:rPr>
          <w:t xml:space="preserve">Code: </w:t>
        </w:r>
      </w:ins>
      <w:ins w:id="145" w:author="Marc Gregor" w:date="2022-12-04T20:59:00Z">
        <w:r w:rsidR="00796BB3">
          <w:rPr>
            <w:rFonts w:asciiTheme="minorHAnsi" w:eastAsiaTheme="minorEastAsia" w:hAnsiTheme="minorHAnsi" w:cstheme="minorBidi"/>
          </w:rPr>
          <w:t xml:space="preserve">Select* from Customers where </w:t>
        </w:r>
        <w:proofErr w:type="spellStart"/>
        <w:r w:rsidR="00796BB3">
          <w:rPr>
            <w:rFonts w:asciiTheme="minorHAnsi" w:eastAsiaTheme="minorEastAsia" w:hAnsiTheme="minorHAnsi" w:cstheme="minorBidi"/>
          </w:rPr>
          <w:t>CustomerID</w:t>
        </w:r>
        <w:proofErr w:type="spellEnd"/>
        <w:r w:rsidR="00796BB3">
          <w:rPr>
            <w:rFonts w:asciiTheme="minorHAnsi" w:eastAsiaTheme="minorEastAsia" w:hAnsiTheme="minorHAnsi" w:cstheme="minorBidi"/>
          </w:rPr>
          <w:t xml:space="preserve"> in (100004, 100005, 100006, 100007</w:t>
        </w:r>
        <w:proofErr w:type="gramStart"/>
        <w:r w:rsidR="00796BB3">
          <w:rPr>
            <w:rFonts w:asciiTheme="minorHAnsi" w:eastAsiaTheme="minorEastAsia" w:hAnsiTheme="minorHAnsi" w:cstheme="minorBidi"/>
          </w:rPr>
          <w:t>);</w:t>
        </w:r>
        <w:proofErr w:type="gramEnd"/>
      </w:ins>
    </w:p>
    <w:p w14:paraId="04714FF0" w14:textId="77777777" w:rsidR="00796BB3" w:rsidRDefault="00796BB3" w:rsidP="03D55F8A">
      <w:pPr>
        <w:spacing w:after="0" w:line="240" w:lineRule="auto"/>
        <w:jc w:val="center"/>
        <w:rPr>
          <w:ins w:id="146" w:author="Marc Gregor" w:date="2022-12-04T20:59:00Z"/>
          <w:rFonts w:asciiTheme="minorHAnsi" w:eastAsiaTheme="minorEastAsia" w:hAnsiTheme="minorHAnsi" w:cstheme="minorBidi"/>
        </w:rPr>
      </w:pPr>
    </w:p>
    <w:p w14:paraId="78F6F378" w14:textId="7A46AD3F" w:rsidR="00B279B6" w:rsidRDefault="00B279B6" w:rsidP="03D55F8A">
      <w:pPr>
        <w:spacing w:after="0" w:line="240" w:lineRule="auto"/>
        <w:jc w:val="center"/>
        <w:rPr>
          <w:rFonts w:asciiTheme="minorHAnsi" w:eastAsiaTheme="minorEastAsia" w:hAnsiTheme="minorHAnsi" w:cstheme="minorBidi"/>
        </w:rPr>
      </w:pPr>
      <w:ins w:id="147" w:author="Marc Gregor" w:date="2022-12-02T22:03:00Z">
        <w:r>
          <w:rPr>
            <w:rFonts w:asciiTheme="minorHAnsi" w:eastAsiaTheme="minorEastAsia" w:hAnsiTheme="minorHAnsi" w:cstheme="minorBidi"/>
          </w:rPr>
          <w:t xml:space="preserve">I </w:t>
        </w:r>
      </w:ins>
      <w:ins w:id="148" w:author="Marc Gregor" w:date="2022-12-02T22:04:00Z">
        <w:r>
          <w:rPr>
            <w:rFonts w:asciiTheme="minorHAnsi" w:eastAsiaTheme="minorEastAsia" w:hAnsiTheme="minorHAnsi" w:cstheme="minorBidi"/>
          </w:rPr>
          <w:t>used the insert into query to insert the 4 new records into the Customers table. I ran a select* query from the Cus</w:t>
        </w:r>
      </w:ins>
      <w:ins w:id="149" w:author="Marc Gregor" w:date="2022-12-02T22:05:00Z">
        <w:r>
          <w:rPr>
            <w:rFonts w:asciiTheme="minorHAnsi" w:eastAsiaTheme="minorEastAsia" w:hAnsiTheme="minorHAnsi" w:cstheme="minorBidi"/>
          </w:rPr>
          <w:t xml:space="preserve">tomers table with a where clause so that it only pulled up records where the </w:t>
        </w:r>
        <w:proofErr w:type="spellStart"/>
        <w:r>
          <w:rPr>
            <w:rFonts w:asciiTheme="minorHAnsi" w:eastAsiaTheme="minorEastAsia" w:hAnsiTheme="minorHAnsi" w:cstheme="minorBidi"/>
          </w:rPr>
          <w:t>CustomerID</w:t>
        </w:r>
        <w:proofErr w:type="spellEnd"/>
        <w:r>
          <w:rPr>
            <w:rFonts w:asciiTheme="minorHAnsi" w:eastAsiaTheme="minorEastAsia" w:hAnsiTheme="minorHAnsi" w:cstheme="minorBidi"/>
          </w:rPr>
          <w:t xml:space="preserve"> field equaled 100004, 100005, 100006, 100007 – the four new records.</w:t>
        </w:r>
      </w:ins>
    </w:p>
    <w:p w14:paraId="7CE83AE4" w14:textId="77777777" w:rsidR="00CD1CD8" w:rsidRDefault="00CD1CD8" w:rsidP="03D55F8A">
      <w:pPr>
        <w:spacing w:after="0" w:line="240" w:lineRule="auto"/>
        <w:ind w:left="2160"/>
        <w:rPr>
          <w:rFonts w:asciiTheme="minorHAnsi" w:eastAsiaTheme="minorEastAsia" w:hAnsiTheme="minorHAnsi" w:cstheme="minorBidi"/>
        </w:rPr>
      </w:pPr>
    </w:p>
    <w:p w14:paraId="7CE83AE5" w14:textId="77777777" w:rsidR="00CD1CD8" w:rsidRDefault="00CD1CD8" w:rsidP="03D55F8A">
      <w:pPr>
        <w:spacing w:after="0" w:line="240" w:lineRule="auto"/>
        <w:ind w:left="2160"/>
        <w:rPr>
          <w:rFonts w:asciiTheme="minorHAnsi" w:eastAsiaTheme="minorEastAsia" w:hAnsiTheme="minorHAnsi" w:cstheme="minorBidi"/>
        </w:rPr>
      </w:pPr>
    </w:p>
    <w:p w14:paraId="7CE83AE6" w14:textId="06A87694"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Orders Table</w:t>
      </w:r>
    </w:p>
    <w:p w14:paraId="7CE83AE7" w14:textId="77777777" w:rsidR="00CD1CD8" w:rsidRDefault="00CD1CD8" w:rsidP="03D55F8A">
      <w:pPr>
        <w:spacing w:after="0" w:line="240" w:lineRule="auto"/>
        <w:ind w:left="2160"/>
        <w:rPr>
          <w:rFonts w:asciiTheme="minorHAnsi" w:eastAsiaTheme="minorEastAsia" w:hAnsiTheme="minorHAnsi" w:cstheme="minorBidi"/>
        </w:rPr>
      </w:pPr>
    </w:p>
    <w:tbl>
      <w:tblPr>
        <w:tblStyle w:val="a2"/>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560"/>
        <w:gridCol w:w="2385"/>
        <w:gridCol w:w="1905"/>
        <w:gridCol w:w="4635"/>
      </w:tblGrid>
      <w:tr w:rsidR="00CD1CD8" w14:paraId="7CE83AEC" w14:textId="77777777" w:rsidTr="03D55F8A">
        <w:trPr>
          <w:tblHeader/>
        </w:trPr>
        <w:tc>
          <w:tcPr>
            <w:tcW w:w="1560" w:type="dxa"/>
            <w:shd w:val="clear" w:color="auto" w:fill="auto"/>
            <w:tcMar>
              <w:top w:w="100" w:type="dxa"/>
              <w:left w:w="100" w:type="dxa"/>
              <w:bottom w:w="100" w:type="dxa"/>
              <w:right w:w="100" w:type="dxa"/>
            </w:tcMar>
          </w:tcPr>
          <w:p w14:paraId="7CE83AE8"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lastRenderedPageBreak/>
              <w:t>OrderID</w:t>
            </w:r>
          </w:p>
        </w:tc>
        <w:tc>
          <w:tcPr>
            <w:tcW w:w="2385" w:type="dxa"/>
            <w:shd w:val="clear" w:color="auto" w:fill="auto"/>
            <w:tcMar>
              <w:top w:w="100" w:type="dxa"/>
              <w:left w:w="100" w:type="dxa"/>
              <w:bottom w:w="100" w:type="dxa"/>
              <w:right w:w="100" w:type="dxa"/>
            </w:tcMar>
          </w:tcPr>
          <w:p w14:paraId="7CE83AE9"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CustomerID</w:t>
            </w:r>
          </w:p>
        </w:tc>
        <w:tc>
          <w:tcPr>
            <w:tcW w:w="1905" w:type="dxa"/>
            <w:shd w:val="clear" w:color="auto" w:fill="auto"/>
            <w:tcMar>
              <w:top w:w="100" w:type="dxa"/>
              <w:left w:w="100" w:type="dxa"/>
              <w:bottom w:w="100" w:type="dxa"/>
              <w:right w:w="100" w:type="dxa"/>
            </w:tcMar>
          </w:tcPr>
          <w:p w14:paraId="7CE83AE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SKU</w:t>
            </w:r>
          </w:p>
        </w:tc>
        <w:tc>
          <w:tcPr>
            <w:tcW w:w="4635" w:type="dxa"/>
            <w:shd w:val="clear" w:color="auto" w:fill="auto"/>
            <w:tcMar>
              <w:top w:w="100" w:type="dxa"/>
              <w:left w:w="100" w:type="dxa"/>
              <w:bottom w:w="100" w:type="dxa"/>
              <w:right w:w="100" w:type="dxa"/>
            </w:tcMar>
          </w:tcPr>
          <w:p w14:paraId="7CE83AEB"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Description</w:t>
            </w:r>
          </w:p>
        </w:tc>
      </w:tr>
      <w:tr w:rsidR="00CD1CD8" w14:paraId="7CE83AF1" w14:textId="77777777" w:rsidTr="03D55F8A">
        <w:trPr>
          <w:tblHeader/>
        </w:trPr>
        <w:tc>
          <w:tcPr>
            <w:tcW w:w="1560" w:type="dxa"/>
            <w:shd w:val="clear" w:color="auto" w:fill="auto"/>
            <w:tcMar>
              <w:top w:w="100" w:type="dxa"/>
              <w:left w:w="100" w:type="dxa"/>
              <w:bottom w:w="100" w:type="dxa"/>
              <w:right w:w="100" w:type="dxa"/>
            </w:tcMar>
          </w:tcPr>
          <w:p w14:paraId="7CE83AE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1204305</w:t>
            </w:r>
          </w:p>
        </w:tc>
        <w:tc>
          <w:tcPr>
            <w:tcW w:w="2385" w:type="dxa"/>
            <w:shd w:val="clear" w:color="auto" w:fill="auto"/>
            <w:tcMar>
              <w:top w:w="100" w:type="dxa"/>
              <w:left w:w="100" w:type="dxa"/>
              <w:bottom w:w="100" w:type="dxa"/>
              <w:right w:w="100" w:type="dxa"/>
            </w:tcMar>
          </w:tcPr>
          <w:p w14:paraId="7CE83AE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10GigE Copper 24 port</w:t>
            </w:r>
          </w:p>
        </w:tc>
      </w:tr>
      <w:tr w:rsidR="00CD1CD8" w14:paraId="7CE83AF6" w14:textId="77777777" w:rsidTr="03D55F8A">
        <w:trPr>
          <w:tblHeader/>
        </w:trPr>
        <w:tc>
          <w:tcPr>
            <w:tcW w:w="1560" w:type="dxa"/>
            <w:shd w:val="clear" w:color="auto" w:fill="auto"/>
            <w:tcMar>
              <w:top w:w="100" w:type="dxa"/>
              <w:left w:w="100" w:type="dxa"/>
              <w:bottom w:w="100" w:type="dxa"/>
              <w:right w:w="100" w:type="dxa"/>
            </w:tcMar>
          </w:tcPr>
          <w:p w14:paraId="7CE83AF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1204306</w:t>
            </w:r>
          </w:p>
        </w:tc>
        <w:tc>
          <w:tcPr>
            <w:tcW w:w="2385" w:type="dxa"/>
            <w:shd w:val="clear" w:color="auto" w:fill="auto"/>
            <w:tcMar>
              <w:top w:w="100" w:type="dxa"/>
              <w:left w:w="100" w:type="dxa"/>
              <w:bottom w:w="100" w:type="dxa"/>
              <w:right w:w="100" w:type="dxa"/>
            </w:tcMar>
          </w:tcPr>
          <w:p w14:paraId="7CE83AF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 GigE Copper/Fiber 44 port copper 4 port fiber</w:t>
            </w:r>
          </w:p>
        </w:tc>
      </w:tr>
      <w:tr w:rsidR="00CD1CD8" w14:paraId="7CE83AFB" w14:textId="77777777" w:rsidTr="03D55F8A">
        <w:trPr>
          <w:tblHeader/>
        </w:trPr>
        <w:tc>
          <w:tcPr>
            <w:tcW w:w="1560" w:type="dxa"/>
            <w:shd w:val="clear" w:color="auto" w:fill="auto"/>
            <w:tcMar>
              <w:top w:w="100" w:type="dxa"/>
              <w:left w:w="100" w:type="dxa"/>
              <w:bottom w:w="100" w:type="dxa"/>
              <w:right w:w="100" w:type="dxa"/>
            </w:tcMar>
          </w:tcPr>
          <w:p w14:paraId="7CE83AF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1204307</w:t>
            </w:r>
          </w:p>
        </w:tc>
        <w:tc>
          <w:tcPr>
            <w:tcW w:w="2385" w:type="dxa"/>
            <w:shd w:val="clear" w:color="auto" w:fill="auto"/>
            <w:tcMar>
              <w:top w:w="100" w:type="dxa"/>
              <w:left w:w="100" w:type="dxa"/>
              <w:bottom w:w="100" w:type="dxa"/>
              <w:right w:w="100" w:type="dxa"/>
            </w:tcMar>
          </w:tcPr>
          <w:p w14:paraId="7CE83AF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SFP+ 24 Port</w:t>
            </w:r>
          </w:p>
        </w:tc>
      </w:tr>
      <w:tr w:rsidR="00CD1CD8" w14:paraId="7CE83B00" w14:textId="77777777" w:rsidTr="03D55F8A">
        <w:trPr>
          <w:tblHeader/>
        </w:trPr>
        <w:tc>
          <w:tcPr>
            <w:tcW w:w="1560" w:type="dxa"/>
            <w:shd w:val="clear" w:color="auto" w:fill="auto"/>
            <w:tcMar>
              <w:top w:w="100" w:type="dxa"/>
              <w:left w:w="100" w:type="dxa"/>
              <w:bottom w:w="100" w:type="dxa"/>
              <w:right w:w="100" w:type="dxa"/>
            </w:tcMar>
          </w:tcPr>
          <w:p w14:paraId="7CE83AF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1204308</w:t>
            </w:r>
          </w:p>
        </w:tc>
        <w:tc>
          <w:tcPr>
            <w:tcW w:w="2385" w:type="dxa"/>
            <w:shd w:val="clear" w:color="auto" w:fill="auto"/>
            <w:tcMar>
              <w:top w:w="100" w:type="dxa"/>
              <w:left w:w="100" w:type="dxa"/>
              <w:bottom w:w="100" w:type="dxa"/>
              <w:right w:w="100" w:type="dxa"/>
            </w:tcMar>
          </w:tcPr>
          <w:p w14:paraId="7CE83AF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SFP+ 48 port</w:t>
            </w:r>
          </w:p>
        </w:tc>
      </w:tr>
    </w:tbl>
    <w:p w14:paraId="7CE83B01" w14:textId="77777777" w:rsidR="00CD1CD8" w:rsidRDefault="00CD1CD8" w:rsidP="03D55F8A">
      <w:pPr>
        <w:spacing w:after="0" w:line="240" w:lineRule="auto"/>
        <w:rPr>
          <w:rFonts w:asciiTheme="minorHAnsi" w:eastAsiaTheme="minorEastAsia" w:hAnsiTheme="minorHAnsi" w:cstheme="minorBidi"/>
          <w:sz w:val="24"/>
          <w:szCs w:val="24"/>
        </w:rPr>
      </w:pPr>
    </w:p>
    <w:p w14:paraId="7CE83B02" w14:textId="07E51B7F" w:rsidR="00CD1CD8" w:rsidRDefault="0040576E" w:rsidP="03D55F8A">
      <w:pPr>
        <w:spacing w:after="0" w:line="240" w:lineRule="auto"/>
        <w:jc w:val="center"/>
        <w:rPr>
          <w:ins w:id="150" w:author="Marc Gregor" w:date="2022-12-02T22:08:00Z"/>
          <w:rFonts w:asciiTheme="minorHAnsi" w:eastAsiaTheme="minorEastAsia" w:hAnsiTheme="minorHAnsi" w:cstheme="minorBidi"/>
        </w:rPr>
      </w:pPr>
      <w:ins w:id="151" w:author="Marc Gregor" w:date="2022-12-02T14:00:00Z">
        <w:r>
          <w:rPr>
            <w:noProof/>
          </w:rPr>
          <w:drawing>
            <wp:inline distT="0" distB="0" distL="0" distR="0" wp14:anchorId="22EAFDF1" wp14:editId="110164E8">
              <wp:extent cx="5943600" cy="1603375"/>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r w:rsidRPr="03D55F8A" w:rsidDel="0040576E">
          <w:rPr>
            <w:rFonts w:asciiTheme="minorHAnsi" w:eastAsiaTheme="minorEastAsia" w:hAnsiTheme="minorHAnsi" w:cstheme="minorBidi"/>
          </w:rPr>
          <w:t xml:space="preserve"> </w:t>
        </w:r>
      </w:ins>
      <w:del w:id="152" w:author="Marc Gregor" w:date="2022-12-02T14:00:00Z">
        <w:r w:rsidR="00A83147" w:rsidRPr="03D55F8A" w:rsidDel="0040576E">
          <w:rPr>
            <w:rFonts w:asciiTheme="minorHAnsi" w:eastAsiaTheme="minorEastAsia" w:hAnsiTheme="minorHAnsi" w:cstheme="minorBidi"/>
          </w:rPr>
          <w:delText>[Insert screenshot and brief explanation here.]</w:delText>
        </w:r>
      </w:del>
    </w:p>
    <w:p w14:paraId="3886D883" w14:textId="23D5BF27" w:rsidR="00796BB3" w:rsidRDefault="00796BB3" w:rsidP="00796BB3">
      <w:pPr>
        <w:spacing w:after="0" w:line="240" w:lineRule="auto"/>
        <w:rPr>
          <w:ins w:id="153" w:author="Marc Gregor" w:date="2022-12-04T21:04:00Z"/>
          <w:rFonts w:asciiTheme="minorHAnsi" w:eastAsiaTheme="minorEastAsia" w:hAnsiTheme="minorHAnsi" w:cstheme="minorBidi"/>
        </w:rPr>
      </w:pPr>
      <w:ins w:id="154" w:author="Marc Gregor" w:date="2022-12-04T21:00:00Z">
        <w:r>
          <w:rPr>
            <w:rFonts w:asciiTheme="minorHAnsi" w:eastAsiaTheme="minorEastAsia" w:hAnsiTheme="minorHAnsi" w:cstheme="minorBidi"/>
          </w:rPr>
          <w:t xml:space="preserve">Code: </w:t>
        </w:r>
        <w:r w:rsidRPr="00796BB3">
          <w:rPr>
            <w:rFonts w:asciiTheme="minorHAnsi" w:eastAsiaTheme="minorEastAsia" w:hAnsiTheme="minorHAnsi" w:cstheme="minorBidi"/>
          </w:rPr>
          <w:t>insert into Orders values (1204305, 100004, 'ADV-24-10C', 'Advanced Switch 10GigE Copper 24 port'), (1204306, 100005, 'ADV-48-10F', 'Advanced Switch 10 GigE Copper/Fiber 44 port copper 4 port fiber'), (1204307, 100006, 'ENT-24-10F', 'Enterprise Switch 10GigE SFP+ 24 port'), (1204308, 100007, 'ENT-48-10F', 'Enterprise Switch 10GigE SFP+ 48 Port'</w:t>
        </w:r>
        <w:proofErr w:type="gramStart"/>
        <w:r w:rsidRPr="00796BB3">
          <w:rPr>
            <w:rFonts w:asciiTheme="minorHAnsi" w:eastAsiaTheme="minorEastAsia" w:hAnsiTheme="minorHAnsi" w:cstheme="minorBidi"/>
          </w:rPr>
          <w:t>);</w:t>
        </w:r>
      </w:ins>
      <w:proofErr w:type="gramEnd"/>
    </w:p>
    <w:p w14:paraId="5A12FF0D" w14:textId="77777777" w:rsidR="00064B42" w:rsidRDefault="00064B42" w:rsidP="00796BB3">
      <w:pPr>
        <w:spacing w:after="0" w:line="240" w:lineRule="auto"/>
        <w:rPr>
          <w:ins w:id="155" w:author="Marc Gregor" w:date="2022-12-04T21:00:00Z"/>
          <w:rFonts w:asciiTheme="minorHAnsi" w:eastAsiaTheme="minorEastAsia" w:hAnsiTheme="minorHAnsi" w:cstheme="minorBidi"/>
        </w:rPr>
        <w:pPrChange w:id="156" w:author="Marc Gregor" w:date="2022-12-04T21:00:00Z">
          <w:pPr>
            <w:spacing w:after="0" w:line="240" w:lineRule="auto"/>
            <w:jc w:val="center"/>
          </w:pPr>
        </w:pPrChange>
      </w:pPr>
    </w:p>
    <w:p w14:paraId="6CCE553D" w14:textId="2FA75622" w:rsidR="00796BB3" w:rsidRDefault="00796BB3" w:rsidP="00796BB3">
      <w:pPr>
        <w:spacing w:after="0" w:line="240" w:lineRule="auto"/>
        <w:rPr>
          <w:ins w:id="157" w:author="Marc Gregor" w:date="2022-12-04T21:00:00Z"/>
          <w:rFonts w:asciiTheme="minorHAnsi" w:eastAsiaTheme="minorEastAsia" w:hAnsiTheme="minorHAnsi" w:cstheme="minorBidi"/>
        </w:rPr>
        <w:pPrChange w:id="158" w:author="Marc Gregor" w:date="2022-12-04T21:00:00Z">
          <w:pPr>
            <w:spacing w:after="0" w:line="240" w:lineRule="auto"/>
            <w:jc w:val="center"/>
          </w:pPr>
        </w:pPrChange>
      </w:pPr>
      <w:ins w:id="159" w:author="Marc Gregor" w:date="2022-12-04T21:01:00Z">
        <w:r>
          <w:rPr>
            <w:rFonts w:asciiTheme="minorHAnsi" w:eastAsiaTheme="minorEastAsia" w:hAnsiTheme="minorHAnsi" w:cstheme="minorBidi"/>
          </w:rPr>
          <w:t xml:space="preserve">Code: </w:t>
        </w:r>
      </w:ins>
      <w:ins w:id="160" w:author="Marc Gregor" w:date="2022-12-04T21:00:00Z">
        <w:r>
          <w:rPr>
            <w:rFonts w:asciiTheme="minorHAnsi" w:eastAsiaTheme="minorEastAsia" w:hAnsiTheme="minorHAnsi" w:cstheme="minorBidi"/>
          </w:rPr>
          <w:t xml:space="preserve">Select* from Customers where </w:t>
        </w:r>
        <w:proofErr w:type="spellStart"/>
        <w:r>
          <w:rPr>
            <w:rFonts w:asciiTheme="minorHAnsi" w:eastAsiaTheme="minorEastAsia" w:hAnsiTheme="minorHAnsi" w:cstheme="minorBidi"/>
          </w:rPr>
          <w:t>CustomerID</w:t>
        </w:r>
        <w:proofErr w:type="spellEnd"/>
        <w:r>
          <w:rPr>
            <w:rFonts w:asciiTheme="minorHAnsi" w:eastAsiaTheme="minorEastAsia" w:hAnsiTheme="minorHAnsi" w:cstheme="minorBidi"/>
          </w:rPr>
          <w:t xml:space="preserve"> in (100004, 100005, 100006, 100007</w:t>
        </w:r>
        <w:proofErr w:type="gramStart"/>
        <w:r>
          <w:rPr>
            <w:rFonts w:asciiTheme="minorHAnsi" w:eastAsiaTheme="minorEastAsia" w:hAnsiTheme="minorHAnsi" w:cstheme="minorBidi"/>
          </w:rPr>
          <w:t>);</w:t>
        </w:r>
        <w:proofErr w:type="gramEnd"/>
      </w:ins>
    </w:p>
    <w:p w14:paraId="4B4D6AB6" w14:textId="77777777" w:rsidR="00796BB3" w:rsidRDefault="00796BB3" w:rsidP="03D55F8A">
      <w:pPr>
        <w:spacing w:after="0" w:line="240" w:lineRule="auto"/>
        <w:jc w:val="center"/>
        <w:rPr>
          <w:ins w:id="161" w:author="Marc Gregor" w:date="2022-12-04T21:00:00Z"/>
          <w:rFonts w:asciiTheme="minorHAnsi" w:eastAsiaTheme="minorEastAsia" w:hAnsiTheme="minorHAnsi" w:cstheme="minorBidi"/>
        </w:rPr>
      </w:pPr>
    </w:p>
    <w:p w14:paraId="7B5C8810" w14:textId="3754CD1C" w:rsidR="00045667" w:rsidRDefault="00045667" w:rsidP="03D55F8A">
      <w:pPr>
        <w:spacing w:after="0" w:line="240" w:lineRule="auto"/>
        <w:jc w:val="center"/>
        <w:rPr>
          <w:rFonts w:asciiTheme="minorHAnsi" w:eastAsiaTheme="minorEastAsia" w:hAnsiTheme="minorHAnsi" w:cstheme="minorBidi"/>
        </w:rPr>
      </w:pPr>
      <w:ins w:id="162" w:author="Marc Gregor" w:date="2022-12-02T22:08:00Z">
        <w:r>
          <w:rPr>
            <w:rFonts w:asciiTheme="minorHAnsi" w:eastAsiaTheme="minorEastAsia" w:hAnsiTheme="minorHAnsi" w:cstheme="minorBidi"/>
          </w:rPr>
          <w:t xml:space="preserve">I used the insert into query to insert the 4 new records into the Orders table. I ran a select* query from the Orders table with a where clause so that it only pulled up records where the </w:t>
        </w:r>
        <w:proofErr w:type="spellStart"/>
        <w:r>
          <w:rPr>
            <w:rFonts w:asciiTheme="minorHAnsi" w:eastAsiaTheme="minorEastAsia" w:hAnsiTheme="minorHAnsi" w:cstheme="minorBidi"/>
          </w:rPr>
          <w:t>CustomerID</w:t>
        </w:r>
        <w:proofErr w:type="spellEnd"/>
        <w:r>
          <w:rPr>
            <w:rFonts w:asciiTheme="minorHAnsi" w:eastAsiaTheme="minorEastAsia" w:hAnsiTheme="minorHAnsi" w:cstheme="minorBidi"/>
          </w:rPr>
          <w:t xml:space="preserve"> field equaled 100004, 100005, 100006, 100007 – these were the four new customer records, so I just </w:t>
        </w:r>
      </w:ins>
      <w:ins w:id="163" w:author="Marc Gregor" w:date="2022-12-02T22:09:00Z">
        <w:r>
          <w:rPr>
            <w:rFonts w:asciiTheme="minorHAnsi" w:eastAsiaTheme="minorEastAsia" w:hAnsiTheme="minorHAnsi" w:cstheme="minorBidi"/>
          </w:rPr>
          <w:t xml:space="preserve">used the </w:t>
        </w:r>
        <w:proofErr w:type="spellStart"/>
        <w:r>
          <w:rPr>
            <w:rFonts w:asciiTheme="minorHAnsi" w:eastAsiaTheme="minorEastAsia" w:hAnsiTheme="minorHAnsi" w:cstheme="minorBidi"/>
          </w:rPr>
          <w:t>CustomerID</w:t>
        </w:r>
        <w:proofErr w:type="spellEnd"/>
        <w:r>
          <w:rPr>
            <w:rFonts w:asciiTheme="minorHAnsi" w:eastAsiaTheme="minorEastAsia" w:hAnsiTheme="minorHAnsi" w:cstheme="minorBidi"/>
          </w:rPr>
          <w:t xml:space="preserve"> foreign key to verify.</w:t>
        </w:r>
      </w:ins>
    </w:p>
    <w:p w14:paraId="7CE83B03" w14:textId="77777777" w:rsidR="00CD1CD8" w:rsidRDefault="00CD1CD8" w:rsidP="03D55F8A">
      <w:pPr>
        <w:spacing w:after="0" w:line="240" w:lineRule="auto"/>
        <w:rPr>
          <w:rFonts w:asciiTheme="minorHAnsi" w:eastAsiaTheme="minorEastAsia" w:hAnsiTheme="minorHAnsi" w:cstheme="minorBidi"/>
          <w:sz w:val="24"/>
          <w:szCs w:val="24"/>
        </w:rPr>
      </w:pPr>
    </w:p>
    <w:p w14:paraId="7CE83B04" w14:textId="63DE1C4B"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In the Customers table, perform a query to count all records where the city is Woonsocket, Rhode Island.</w:t>
      </w:r>
    </w:p>
    <w:p w14:paraId="7CE83B05" w14:textId="29701386"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How many records are in the Customers table where the field “city” equals “Woonsocket”? </w:t>
      </w:r>
      <w:ins w:id="164" w:author="Marc Gregor" w:date="2022-12-02T22:09:00Z">
        <w:r w:rsidR="00662ED9">
          <w:rPr>
            <w:rFonts w:asciiTheme="minorHAnsi" w:eastAsiaTheme="minorEastAsia" w:hAnsiTheme="minorHAnsi" w:cstheme="minorBidi"/>
          </w:rPr>
          <w:t xml:space="preserve">– </w:t>
        </w:r>
        <w:r w:rsidR="00662ED9" w:rsidRPr="00662ED9">
          <w:rPr>
            <w:rFonts w:asciiTheme="minorHAnsi" w:eastAsiaTheme="minorEastAsia" w:hAnsiTheme="minorHAnsi" w:cstheme="minorBidi"/>
            <w:b/>
            <w:bCs/>
            <w:rPrChange w:id="165" w:author="Marc Gregor" w:date="2022-12-02T22:09:00Z">
              <w:rPr>
                <w:rFonts w:asciiTheme="minorHAnsi" w:eastAsiaTheme="minorEastAsia" w:hAnsiTheme="minorHAnsi" w:cstheme="minorBidi"/>
              </w:rPr>
            </w:rPrChange>
          </w:rPr>
          <w:t>7 total records</w:t>
        </w:r>
      </w:ins>
    </w:p>
    <w:p w14:paraId="7CE83B06" w14:textId="77777777" w:rsidR="00CD1CD8" w:rsidRDefault="00CD1CD8" w:rsidP="03D55F8A">
      <w:pPr>
        <w:spacing w:after="0" w:line="240" w:lineRule="auto"/>
        <w:ind w:left="2160"/>
        <w:rPr>
          <w:rFonts w:asciiTheme="minorHAnsi" w:eastAsiaTheme="minorEastAsia" w:hAnsiTheme="minorHAnsi" w:cstheme="minorBidi"/>
        </w:rPr>
      </w:pPr>
    </w:p>
    <w:p w14:paraId="7CE83B07" w14:textId="2C7CF1BD" w:rsidR="00CD1CD8" w:rsidRDefault="00DA5907" w:rsidP="03D55F8A">
      <w:pPr>
        <w:spacing w:after="0" w:line="240" w:lineRule="auto"/>
        <w:jc w:val="center"/>
        <w:rPr>
          <w:ins w:id="166" w:author="Marc Gregor" w:date="2022-12-02T22:10:00Z"/>
          <w:rFonts w:asciiTheme="minorHAnsi" w:eastAsiaTheme="minorEastAsia" w:hAnsiTheme="minorHAnsi" w:cstheme="minorBidi"/>
        </w:rPr>
      </w:pPr>
      <w:ins w:id="167" w:author="Marc Gregor" w:date="2022-12-02T14:45:00Z">
        <w:r>
          <w:rPr>
            <w:noProof/>
          </w:rPr>
          <w:drawing>
            <wp:inline distT="0" distB="0" distL="0" distR="0" wp14:anchorId="06336E02" wp14:editId="5DFBF275">
              <wp:extent cx="5943600" cy="1108075"/>
              <wp:effectExtent l="0" t="0" r="0" b="0"/>
              <wp:docPr id="13" name="Picture 1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08075"/>
                      </a:xfrm>
                      <a:prstGeom prst="rect">
                        <a:avLst/>
                      </a:prstGeom>
                      <a:noFill/>
                      <a:ln>
                        <a:noFill/>
                      </a:ln>
                    </pic:spPr>
                  </pic:pic>
                </a:graphicData>
              </a:graphic>
            </wp:inline>
          </w:drawing>
        </w:r>
        <w:r w:rsidRPr="03D55F8A" w:rsidDel="00DA5907">
          <w:rPr>
            <w:rFonts w:asciiTheme="minorHAnsi" w:eastAsiaTheme="minorEastAsia" w:hAnsiTheme="minorHAnsi" w:cstheme="minorBidi"/>
          </w:rPr>
          <w:t xml:space="preserve"> </w:t>
        </w:r>
      </w:ins>
      <w:del w:id="168" w:author="Marc Gregor" w:date="2022-12-02T14:45:00Z">
        <w:r w:rsidR="00A83147" w:rsidRPr="03D55F8A" w:rsidDel="00DA5907">
          <w:rPr>
            <w:rFonts w:asciiTheme="minorHAnsi" w:eastAsiaTheme="minorEastAsia" w:hAnsiTheme="minorHAnsi" w:cstheme="minorBidi"/>
          </w:rPr>
          <w:delText>[Insert screenshot and brief explanation here.]</w:delText>
        </w:r>
      </w:del>
    </w:p>
    <w:p w14:paraId="0A0A6C80" w14:textId="2BA6E2D0" w:rsidR="00064B42" w:rsidRDefault="00064B42" w:rsidP="00064B42">
      <w:pPr>
        <w:spacing w:after="0" w:line="240" w:lineRule="auto"/>
        <w:rPr>
          <w:ins w:id="169" w:author="Marc Gregor" w:date="2022-12-04T21:01:00Z"/>
          <w:rFonts w:asciiTheme="minorHAnsi" w:eastAsiaTheme="minorEastAsia" w:hAnsiTheme="minorHAnsi" w:cstheme="minorBidi"/>
        </w:rPr>
        <w:pPrChange w:id="170" w:author="Marc Gregor" w:date="2022-12-04T21:01:00Z">
          <w:pPr>
            <w:spacing w:after="0" w:line="240" w:lineRule="auto"/>
            <w:jc w:val="center"/>
          </w:pPr>
        </w:pPrChange>
      </w:pPr>
      <w:ins w:id="171" w:author="Marc Gregor" w:date="2022-12-04T21:01:00Z">
        <w:r>
          <w:rPr>
            <w:rFonts w:asciiTheme="minorHAnsi" w:eastAsiaTheme="minorEastAsia" w:hAnsiTheme="minorHAnsi" w:cstheme="minorBidi"/>
          </w:rPr>
          <w:t xml:space="preserve">Code: </w:t>
        </w:r>
        <w:r w:rsidRPr="00064B42">
          <w:rPr>
            <w:rFonts w:asciiTheme="minorHAnsi" w:eastAsiaTheme="minorEastAsia" w:hAnsiTheme="minorHAnsi" w:cstheme="minorBidi"/>
          </w:rPr>
          <w:t xml:space="preserve">select </w:t>
        </w:r>
        <w:proofErr w:type="gramStart"/>
        <w:r w:rsidRPr="00064B42">
          <w:rPr>
            <w:rFonts w:asciiTheme="minorHAnsi" w:eastAsiaTheme="minorEastAsia" w:hAnsiTheme="minorHAnsi" w:cstheme="minorBidi"/>
          </w:rPr>
          <w:t>count(</w:t>
        </w:r>
        <w:proofErr w:type="gramEnd"/>
        <w:r w:rsidRPr="00064B42">
          <w:rPr>
            <w:rFonts w:asciiTheme="minorHAnsi" w:eastAsiaTheme="minorEastAsia" w:hAnsiTheme="minorHAnsi" w:cstheme="minorBidi"/>
          </w:rPr>
          <w:t>*) from Customers where City = 'Woonsocket' and State = 'Rhode Island';</w:t>
        </w:r>
      </w:ins>
    </w:p>
    <w:p w14:paraId="00D3B520" w14:textId="77777777" w:rsidR="00064B42" w:rsidRDefault="00064B42" w:rsidP="03D55F8A">
      <w:pPr>
        <w:spacing w:after="0" w:line="240" w:lineRule="auto"/>
        <w:jc w:val="center"/>
        <w:rPr>
          <w:ins w:id="172" w:author="Marc Gregor" w:date="2022-12-04T21:01:00Z"/>
          <w:rFonts w:asciiTheme="minorHAnsi" w:eastAsiaTheme="minorEastAsia" w:hAnsiTheme="minorHAnsi" w:cstheme="minorBidi"/>
        </w:rPr>
      </w:pPr>
    </w:p>
    <w:p w14:paraId="5052BB39" w14:textId="54880279" w:rsidR="00662ED9" w:rsidRDefault="00662ED9" w:rsidP="03D55F8A">
      <w:pPr>
        <w:spacing w:after="0" w:line="240" w:lineRule="auto"/>
        <w:jc w:val="center"/>
        <w:rPr>
          <w:rFonts w:asciiTheme="minorHAnsi" w:eastAsiaTheme="minorEastAsia" w:hAnsiTheme="minorHAnsi" w:cstheme="minorBidi"/>
        </w:rPr>
      </w:pPr>
      <w:ins w:id="173" w:author="Marc Gregor" w:date="2022-12-02T22:10:00Z">
        <w:r>
          <w:rPr>
            <w:rFonts w:asciiTheme="minorHAnsi" w:eastAsiaTheme="minorEastAsia" w:hAnsiTheme="minorHAnsi" w:cstheme="minorBidi"/>
          </w:rPr>
          <w:lastRenderedPageBreak/>
          <w:t xml:space="preserve">I used a select </w:t>
        </w:r>
        <w:proofErr w:type="gramStart"/>
        <w:r>
          <w:rPr>
            <w:rFonts w:asciiTheme="minorHAnsi" w:eastAsiaTheme="minorEastAsia" w:hAnsiTheme="minorHAnsi" w:cstheme="minorBidi"/>
          </w:rPr>
          <w:t>count(</w:t>
        </w:r>
        <w:proofErr w:type="gramEnd"/>
        <w:r>
          <w:rPr>
            <w:rFonts w:asciiTheme="minorHAnsi" w:eastAsiaTheme="minorEastAsia" w:hAnsiTheme="minorHAnsi" w:cstheme="minorBidi"/>
          </w:rPr>
          <w:t>*) query to pull the total count of records from the Customers table where the City field was ‘Woonsocket’ and State field was ‘Rhode Island.’</w:t>
        </w:r>
      </w:ins>
    </w:p>
    <w:p w14:paraId="7CE83B08" w14:textId="77777777" w:rsidR="00CD1CD8" w:rsidRDefault="00CD1CD8" w:rsidP="03D55F8A">
      <w:pPr>
        <w:spacing w:after="0" w:line="240" w:lineRule="auto"/>
        <w:ind w:left="2160"/>
        <w:rPr>
          <w:rFonts w:asciiTheme="minorHAnsi" w:eastAsiaTheme="minorEastAsia" w:hAnsiTheme="minorHAnsi" w:cstheme="minorBidi"/>
        </w:rPr>
      </w:pPr>
    </w:p>
    <w:p w14:paraId="7CE83B09" w14:textId="2C9CFA2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 xml:space="preserve">In the </w:t>
      </w:r>
      <w:r w:rsidR="003C5F94" w:rsidRPr="03D55F8A">
        <w:rPr>
          <w:rFonts w:asciiTheme="minorHAnsi" w:eastAsiaTheme="minorEastAsia" w:hAnsiTheme="minorHAnsi" w:cstheme="minorBidi"/>
          <w:sz w:val="22"/>
          <w:szCs w:val="22"/>
        </w:rPr>
        <w:t xml:space="preserve">RMA </w:t>
      </w:r>
      <w:r w:rsidRPr="03D55F8A">
        <w:rPr>
          <w:rFonts w:asciiTheme="minorHAnsi" w:eastAsiaTheme="minorEastAsia" w:hAnsiTheme="minorHAnsi" w:cstheme="minorBidi"/>
          <w:sz w:val="22"/>
          <w:szCs w:val="22"/>
        </w:rPr>
        <w:t>database, update a customer’s records.</w:t>
      </w:r>
    </w:p>
    <w:p w14:paraId="7CE83B0A" w14:textId="284C152D"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select the current fields of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record in the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table with an </w:t>
      </w:r>
      <w:proofErr w:type="spellStart"/>
      <w:r w:rsidRP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value of “5175.”</w:t>
      </w:r>
    </w:p>
    <w:p w14:paraId="7CE83B0B" w14:textId="7B59D905"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 xml:space="preserve">What are the </w:t>
      </w:r>
      <w:proofErr w:type="gramStart"/>
      <w:r w:rsidRPr="03D55F8A">
        <w:rPr>
          <w:rFonts w:asciiTheme="minorHAnsi" w:eastAsiaTheme="minorEastAsia" w:hAnsiTheme="minorHAnsi" w:cstheme="minorBidi"/>
        </w:rPr>
        <w:t>current status</w:t>
      </w:r>
      <w:proofErr w:type="gramEnd"/>
      <w:r w:rsidRPr="03D55F8A">
        <w:rPr>
          <w:rFonts w:asciiTheme="minorHAnsi" w:eastAsiaTheme="minorEastAsia" w:hAnsiTheme="minorHAnsi" w:cstheme="minorBidi"/>
        </w:rPr>
        <w:t xml:space="preserve"> and step?</w:t>
      </w:r>
      <w:ins w:id="174" w:author="Marc Gregor" w:date="2022-12-02T22:11:00Z">
        <w:r w:rsidR="00BF672E">
          <w:rPr>
            <w:rFonts w:asciiTheme="minorHAnsi" w:eastAsiaTheme="minorEastAsia" w:hAnsiTheme="minorHAnsi" w:cstheme="minorBidi"/>
          </w:rPr>
          <w:t xml:space="preserve"> </w:t>
        </w:r>
        <w:r w:rsidR="00BF672E" w:rsidRPr="00BF672E">
          <w:rPr>
            <w:rFonts w:asciiTheme="minorHAnsi" w:eastAsiaTheme="minorEastAsia" w:hAnsiTheme="minorHAnsi" w:cstheme="minorBidi"/>
            <w:b/>
            <w:bCs/>
            <w:rPrChange w:id="175" w:author="Marc Gregor" w:date="2022-12-02T22:11:00Z">
              <w:rPr>
                <w:rFonts w:asciiTheme="minorHAnsi" w:eastAsiaTheme="minorEastAsia" w:hAnsiTheme="minorHAnsi" w:cstheme="minorBidi"/>
              </w:rPr>
            </w:rPrChange>
          </w:rPr>
          <w:t>The Status field is ‘Pending</w:t>
        </w:r>
        <w:proofErr w:type="gramStart"/>
        <w:r w:rsidR="00BF672E" w:rsidRPr="00BF672E">
          <w:rPr>
            <w:rFonts w:asciiTheme="minorHAnsi" w:eastAsiaTheme="minorEastAsia" w:hAnsiTheme="minorHAnsi" w:cstheme="minorBidi"/>
            <w:b/>
            <w:bCs/>
            <w:rPrChange w:id="176" w:author="Marc Gregor" w:date="2022-12-02T22:11:00Z">
              <w:rPr>
                <w:rFonts w:asciiTheme="minorHAnsi" w:eastAsiaTheme="minorEastAsia" w:hAnsiTheme="minorHAnsi" w:cstheme="minorBidi"/>
              </w:rPr>
            </w:rPrChange>
          </w:rPr>
          <w:t>’</w:t>
        </w:r>
        <w:proofErr w:type="gramEnd"/>
        <w:r w:rsidR="00BF672E" w:rsidRPr="00BF672E">
          <w:rPr>
            <w:rFonts w:asciiTheme="minorHAnsi" w:eastAsiaTheme="minorEastAsia" w:hAnsiTheme="minorHAnsi" w:cstheme="minorBidi"/>
            <w:b/>
            <w:bCs/>
            <w:rPrChange w:id="177" w:author="Marc Gregor" w:date="2022-12-02T22:11:00Z">
              <w:rPr>
                <w:rFonts w:asciiTheme="minorHAnsi" w:eastAsiaTheme="minorEastAsia" w:hAnsiTheme="minorHAnsi" w:cstheme="minorBidi"/>
              </w:rPr>
            </w:rPrChange>
          </w:rPr>
          <w:t xml:space="preserve"> and the Step field is ‘Awaiting customer Documentation’</w:t>
        </w:r>
      </w:ins>
    </w:p>
    <w:p w14:paraId="7CE83B0C" w14:textId="77777777" w:rsidR="00CD1CD8" w:rsidRDefault="00CD1CD8" w:rsidP="03D55F8A">
      <w:pPr>
        <w:spacing w:after="0" w:line="240" w:lineRule="auto"/>
        <w:ind w:left="2880"/>
        <w:rPr>
          <w:rFonts w:asciiTheme="minorHAnsi" w:eastAsiaTheme="minorEastAsia" w:hAnsiTheme="minorHAnsi" w:cstheme="minorBidi"/>
        </w:rPr>
      </w:pPr>
    </w:p>
    <w:p w14:paraId="7CE83B0D" w14:textId="6276609B" w:rsidR="00CD1CD8" w:rsidRDefault="00DA5907" w:rsidP="03D55F8A">
      <w:pPr>
        <w:spacing w:after="0" w:line="240" w:lineRule="auto"/>
        <w:jc w:val="center"/>
        <w:rPr>
          <w:ins w:id="178" w:author="Marc Gregor" w:date="2022-12-02T22:11:00Z"/>
          <w:rFonts w:asciiTheme="minorHAnsi" w:eastAsiaTheme="minorEastAsia" w:hAnsiTheme="minorHAnsi" w:cstheme="minorBidi"/>
        </w:rPr>
      </w:pPr>
      <w:ins w:id="179" w:author="Marc Gregor" w:date="2022-12-02T14:45:00Z">
        <w:r>
          <w:rPr>
            <w:noProof/>
          </w:rPr>
          <w:drawing>
            <wp:inline distT="0" distB="0" distL="0" distR="0" wp14:anchorId="4DACD201" wp14:editId="166A1227">
              <wp:extent cx="5943600" cy="1405255"/>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05255"/>
                      </a:xfrm>
                      <a:prstGeom prst="rect">
                        <a:avLst/>
                      </a:prstGeom>
                      <a:noFill/>
                      <a:ln>
                        <a:noFill/>
                      </a:ln>
                    </pic:spPr>
                  </pic:pic>
                </a:graphicData>
              </a:graphic>
            </wp:inline>
          </w:drawing>
        </w:r>
        <w:r w:rsidRPr="03D55F8A" w:rsidDel="00DA5907">
          <w:rPr>
            <w:rFonts w:asciiTheme="minorHAnsi" w:eastAsiaTheme="minorEastAsia" w:hAnsiTheme="minorHAnsi" w:cstheme="minorBidi"/>
          </w:rPr>
          <w:t xml:space="preserve"> </w:t>
        </w:r>
      </w:ins>
      <w:del w:id="180" w:author="Marc Gregor" w:date="2022-12-02T14:45:00Z">
        <w:r w:rsidR="00A83147" w:rsidRPr="03D55F8A" w:rsidDel="00DA5907">
          <w:rPr>
            <w:rFonts w:asciiTheme="minorHAnsi" w:eastAsiaTheme="minorEastAsia" w:hAnsiTheme="minorHAnsi" w:cstheme="minorBidi"/>
          </w:rPr>
          <w:delText>[Insert screenshot and brief explanation here.]</w:delText>
        </w:r>
      </w:del>
    </w:p>
    <w:p w14:paraId="11CF5A72" w14:textId="44F657AC" w:rsidR="00064B42" w:rsidRDefault="00064B42" w:rsidP="00064B42">
      <w:pPr>
        <w:spacing w:after="0" w:line="240" w:lineRule="auto"/>
        <w:rPr>
          <w:ins w:id="181" w:author="Marc Gregor" w:date="2022-12-04T21:01:00Z"/>
          <w:rFonts w:asciiTheme="minorHAnsi" w:eastAsiaTheme="minorEastAsia" w:hAnsiTheme="minorHAnsi" w:cstheme="minorBidi"/>
        </w:rPr>
        <w:pPrChange w:id="182" w:author="Marc Gregor" w:date="2022-12-04T21:01:00Z">
          <w:pPr>
            <w:spacing w:after="0" w:line="240" w:lineRule="auto"/>
            <w:jc w:val="center"/>
          </w:pPr>
        </w:pPrChange>
      </w:pPr>
      <w:ins w:id="183" w:author="Marc Gregor" w:date="2022-12-04T21:01:00Z">
        <w:r>
          <w:rPr>
            <w:rFonts w:asciiTheme="minorHAnsi" w:eastAsiaTheme="minorEastAsia" w:hAnsiTheme="minorHAnsi" w:cstheme="minorBidi"/>
          </w:rPr>
          <w:t xml:space="preserve">Code: </w:t>
        </w:r>
        <w:r w:rsidRPr="00064B42">
          <w:rPr>
            <w:rFonts w:asciiTheme="minorHAnsi" w:eastAsiaTheme="minorEastAsia" w:hAnsiTheme="minorHAnsi" w:cstheme="minorBidi"/>
          </w:rPr>
          <w:t xml:space="preserve">select Status, Step from RMA where </w:t>
        </w:r>
        <w:proofErr w:type="spellStart"/>
        <w:r w:rsidRPr="00064B42">
          <w:rPr>
            <w:rFonts w:asciiTheme="minorHAnsi" w:eastAsiaTheme="minorEastAsia" w:hAnsiTheme="minorHAnsi" w:cstheme="minorBidi"/>
          </w:rPr>
          <w:t>OrderID</w:t>
        </w:r>
        <w:proofErr w:type="spellEnd"/>
        <w:r w:rsidRPr="00064B42">
          <w:rPr>
            <w:rFonts w:asciiTheme="minorHAnsi" w:eastAsiaTheme="minorEastAsia" w:hAnsiTheme="minorHAnsi" w:cstheme="minorBidi"/>
          </w:rPr>
          <w:t xml:space="preserve"> = </w:t>
        </w:r>
        <w:proofErr w:type="gramStart"/>
        <w:r w:rsidRPr="00064B42">
          <w:rPr>
            <w:rFonts w:asciiTheme="minorHAnsi" w:eastAsiaTheme="minorEastAsia" w:hAnsiTheme="minorHAnsi" w:cstheme="minorBidi"/>
          </w:rPr>
          <w:t>5175;</w:t>
        </w:r>
        <w:proofErr w:type="gramEnd"/>
      </w:ins>
    </w:p>
    <w:p w14:paraId="24DDA96B" w14:textId="77777777" w:rsidR="00064B42" w:rsidRDefault="00064B42" w:rsidP="03D55F8A">
      <w:pPr>
        <w:spacing w:after="0" w:line="240" w:lineRule="auto"/>
        <w:jc w:val="center"/>
        <w:rPr>
          <w:ins w:id="184" w:author="Marc Gregor" w:date="2022-12-04T21:01:00Z"/>
          <w:rFonts w:asciiTheme="minorHAnsi" w:eastAsiaTheme="minorEastAsia" w:hAnsiTheme="minorHAnsi" w:cstheme="minorBidi"/>
        </w:rPr>
      </w:pPr>
    </w:p>
    <w:p w14:paraId="7265054E" w14:textId="720AD6C1" w:rsidR="00BF672E" w:rsidRDefault="00476616" w:rsidP="03D55F8A">
      <w:pPr>
        <w:spacing w:after="0" w:line="240" w:lineRule="auto"/>
        <w:jc w:val="center"/>
        <w:rPr>
          <w:rFonts w:asciiTheme="minorHAnsi" w:eastAsiaTheme="minorEastAsia" w:hAnsiTheme="minorHAnsi" w:cstheme="minorBidi"/>
        </w:rPr>
      </w:pPr>
      <w:ins w:id="185" w:author="Marc Gregor" w:date="2022-12-02T22:12:00Z">
        <w:r>
          <w:rPr>
            <w:rFonts w:asciiTheme="minorHAnsi" w:eastAsiaTheme="minorEastAsia" w:hAnsiTheme="minorHAnsi" w:cstheme="minorBidi"/>
          </w:rPr>
          <w:t xml:space="preserve">Wrote a select query of the Status and Step fields from the RMA table </w:t>
        </w:r>
      </w:ins>
      <w:ins w:id="186" w:author="Marc Gregor" w:date="2022-12-02T22:13:00Z">
        <w:r>
          <w:rPr>
            <w:rFonts w:asciiTheme="minorHAnsi" w:eastAsiaTheme="minorEastAsia" w:hAnsiTheme="minorHAnsi" w:cstheme="minorBidi"/>
          </w:rPr>
          <w:t xml:space="preserve">where the </w:t>
        </w:r>
        <w:proofErr w:type="spellStart"/>
        <w:r>
          <w:rPr>
            <w:rFonts w:asciiTheme="minorHAnsi" w:eastAsiaTheme="minorEastAsia" w:hAnsiTheme="minorHAnsi" w:cstheme="minorBidi"/>
          </w:rPr>
          <w:t>OrderID</w:t>
        </w:r>
        <w:proofErr w:type="spellEnd"/>
        <w:r>
          <w:rPr>
            <w:rFonts w:asciiTheme="minorHAnsi" w:eastAsiaTheme="minorEastAsia" w:hAnsiTheme="minorHAnsi" w:cstheme="minorBidi"/>
          </w:rPr>
          <w:t xml:space="preserve"> equaled 5175.</w:t>
        </w:r>
      </w:ins>
    </w:p>
    <w:p w14:paraId="7CE83B0E" w14:textId="77777777" w:rsidR="00CD1CD8" w:rsidRDefault="00CD1CD8" w:rsidP="03D55F8A">
      <w:pPr>
        <w:spacing w:after="0" w:line="240" w:lineRule="auto"/>
        <w:ind w:left="2880"/>
        <w:rPr>
          <w:rFonts w:asciiTheme="minorHAnsi" w:eastAsiaTheme="minorEastAsia" w:hAnsiTheme="minorHAnsi" w:cstheme="minorBidi"/>
        </w:rPr>
      </w:pPr>
    </w:p>
    <w:p w14:paraId="7CE83B0F" w14:textId="1B09A6A2"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update the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w:t>
      </w:r>
      <w:proofErr w:type="spellStart"/>
      <w:r w:rsid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5175 to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 “Complete”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 “Credit Customer Account.”</w:t>
      </w:r>
    </w:p>
    <w:p w14:paraId="7CE83B10" w14:textId="0CDD8688" w:rsidR="00CD1CD8" w:rsidRPr="00011420" w:rsidRDefault="00A83147" w:rsidP="03D55F8A">
      <w:pPr>
        <w:pStyle w:val="List4"/>
        <w:rPr>
          <w:rFonts w:asciiTheme="minorHAnsi" w:eastAsiaTheme="minorEastAsia" w:hAnsiTheme="minorHAnsi" w:cstheme="minorBidi"/>
          <w:b/>
          <w:bCs/>
          <w:rPrChange w:id="187" w:author="Marc Gregor" w:date="2022-12-02T22:14:00Z">
            <w:rPr>
              <w:rFonts w:asciiTheme="minorHAnsi" w:eastAsiaTheme="minorEastAsia" w:hAnsiTheme="minorHAnsi" w:cstheme="minorBidi"/>
            </w:rPr>
          </w:rPrChange>
        </w:rPr>
      </w:pPr>
      <w:r w:rsidRPr="03D55F8A">
        <w:rPr>
          <w:rFonts w:asciiTheme="minorHAnsi" w:eastAsiaTheme="minorEastAsia" w:hAnsiTheme="minorHAnsi" w:cstheme="minorBidi"/>
        </w:rPr>
        <w:t xml:space="preserve">What are the updated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values for this record?</w:t>
      </w:r>
      <w:ins w:id="188" w:author="Marc Gregor" w:date="2022-12-02T22:13:00Z">
        <w:r w:rsidR="00011420">
          <w:rPr>
            <w:rFonts w:asciiTheme="minorHAnsi" w:eastAsiaTheme="minorEastAsia" w:hAnsiTheme="minorHAnsi" w:cstheme="minorBidi"/>
          </w:rPr>
          <w:t xml:space="preserve"> – </w:t>
        </w:r>
        <w:r w:rsidR="00011420" w:rsidRPr="00011420">
          <w:rPr>
            <w:rFonts w:asciiTheme="minorHAnsi" w:eastAsiaTheme="minorEastAsia" w:hAnsiTheme="minorHAnsi" w:cstheme="minorBidi"/>
            <w:b/>
            <w:bCs/>
            <w:rPrChange w:id="189" w:author="Marc Gregor" w:date="2022-12-02T22:14:00Z">
              <w:rPr>
                <w:rFonts w:asciiTheme="minorHAnsi" w:eastAsiaTheme="minorEastAsia" w:hAnsiTheme="minorHAnsi" w:cstheme="minorBidi"/>
              </w:rPr>
            </w:rPrChange>
          </w:rPr>
          <w:t>The Status field is now ‘Complete</w:t>
        </w:r>
        <w:proofErr w:type="gramStart"/>
        <w:r w:rsidR="00011420" w:rsidRPr="00011420">
          <w:rPr>
            <w:rFonts w:asciiTheme="minorHAnsi" w:eastAsiaTheme="minorEastAsia" w:hAnsiTheme="minorHAnsi" w:cstheme="minorBidi"/>
            <w:b/>
            <w:bCs/>
            <w:rPrChange w:id="190" w:author="Marc Gregor" w:date="2022-12-02T22:14:00Z">
              <w:rPr>
                <w:rFonts w:asciiTheme="minorHAnsi" w:eastAsiaTheme="minorEastAsia" w:hAnsiTheme="minorHAnsi" w:cstheme="minorBidi"/>
              </w:rPr>
            </w:rPrChange>
          </w:rPr>
          <w:t>’</w:t>
        </w:r>
        <w:proofErr w:type="gramEnd"/>
        <w:r w:rsidR="00011420" w:rsidRPr="00011420">
          <w:rPr>
            <w:rFonts w:asciiTheme="minorHAnsi" w:eastAsiaTheme="minorEastAsia" w:hAnsiTheme="minorHAnsi" w:cstheme="minorBidi"/>
            <w:b/>
            <w:bCs/>
            <w:rPrChange w:id="191" w:author="Marc Gregor" w:date="2022-12-02T22:14:00Z">
              <w:rPr>
                <w:rFonts w:asciiTheme="minorHAnsi" w:eastAsiaTheme="minorEastAsia" w:hAnsiTheme="minorHAnsi" w:cstheme="minorBidi"/>
              </w:rPr>
            </w:rPrChange>
          </w:rPr>
          <w:t xml:space="preserve"> and the Step field</w:t>
        </w:r>
      </w:ins>
      <w:ins w:id="192" w:author="Marc Gregor" w:date="2022-12-02T22:14:00Z">
        <w:r w:rsidR="00011420" w:rsidRPr="00011420">
          <w:rPr>
            <w:rFonts w:asciiTheme="minorHAnsi" w:eastAsiaTheme="minorEastAsia" w:hAnsiTheme="minorHAnsi" w:cstheme="minorBidi"/>
            <w:b/>
            <w:bCs/>
            <w:rPrChange w:id="193" w:author="Marc Gregor" w:date="2022-12-02T22:14:00Z">
              <w:rPr>
                <w:rFonts w:asciiTheme="minorHAnsi" w:eastAsiaTheme="minorEastAsia" w:hAnsiTheme="minorHAnsi" w:cstheme="minorBidi"/>
              </w:rPr>
            </w:rPrChange>
          </w:rPr>
          <w:t xml:space="preserve"> is now ‘Credit Customer Account’</w:t>
        </w:r>
      </w:ins>
    </w:p>
    <w:p w14:paraId="7CE83B11" w14:textId="77777777" w:rsidR="00CD1CD8" w:rsidRDefault="00CD1CD8" w:rsidP="03D55F8A">
      <w:pPr>
        <w:spacing w:after="0" w:line="240" w:lineRule="auto"/>
        <w:rPr>
          <w:rFonts w:asciiTheme="minorHAnsi" w:eastAsiaTheme="minorEastAsia" w:hAnsiTheme="minorHAnsi" w:cstheme="minorBidi"/>
        </w:rPr>
      </w:pPr>
    </w:p>
    <w:p w14:paraId="7CE83B12" w14:textId="403212B6" w:rsidR="00CD1CD8" w:rsidRDefault="00DA5907" w:rsidP="03D55F8A">
      <w:pPr>
        <w:spacing w:after="0" w:line="240" w:lineRule="auto"/>
        <w:jc w:val="center"/>
        <w:rPr>
          <w:ins w:id="194" w:author="Marc Gregor" w:date="2022-12-02T22:14:00Z"/>
          <w:rFonts w:asciiTheme="minorHAnsi" w:eastAsiaTheme="minorEastAsia" w:hAnsiTheme="minorHAnsi" w:cstheme="minorBidi"/>
        </w:rPr>
      </w:pPr>
      <w:ins w:id="195" w:author="Marc Gregor" w:date="2022-12-02T14:45:00Z">
        <w:r>
          <w:rPr>
            <w:noProof/>
          </w:rPr>
          <w:drawing>
            <wp:inline distT="0" distB="0" distL="0" distR="0" wp14:anchorId="57AC7E64" wp14:editId="45B314BD">
              <wp:extent cx="5943600" cy="1364615"/>
              <wp:effectExtent l="0" t="0" r="0"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364615"/>
                      </a:xfrm>
                      <a:prstGeom prst="rect">
                        <a:avLst/>
                      </a:prstGeom>
                      <a:noFill/>
                      <a:ln>
                        <a:noFill/>
                      </a:ln>
                    </pic:spPr>
                  </pic:pic>
                </a:graphicData>
              </a:graphic>
            </wp:inline>
          </w:drawing>
        </w:r>
        <w:r w:rsidRPr="03D55F8A" w:rsidDel="00DA5907">
          <w:rPr>
            <w:rFonts w:asciiTheme="minorHAnsi" w:eastAsiaTheme="minorEastAsia" w:hAnsiTheme="minorHAnsi" w:cstheme="minorBidi"/>
          </w:rPr>
          <w:t xml:space="preserve"> </w:t>
        </w:r>
      </w:ins>
      <w:del w:id="196" w:author="Marc Gregor" w:date="2022-12-02T14:45:00Z">
        <w:r w:rsidR="00A83147" w:rsidRPr="03D55F8A" w:rsidDel="00DA5907">
          <w:rPr>
            <w:rFonts w:asciiTheme="minorHAnsi" w:eastAsiaTheme="minorEastAsia" w:hAnsiTheme="minorHAnsi" w:cstheme="minorBidi"/>
          </w:rPr>
          <w:delText>[Insert screenshot and brief explanation here.]</w:delText>
        </w:r>
      </w:del>
    </w:p>
    <w:p w14:paraId="430A0051" w14:textId="353F0747" w:rsidR="00064B42" w:rsidRDefault="00064B42" w:rsidP="03D55F8A">
      <w:pPr>
        <w:spacing w:after="0" w:line="240" w:lineRule="auto"/>
        <w:jc w:val="center"/>
        <w:rPr>
          <w:ins w:id="197" w:author="Marc Gregor" w:date="2022-12-04T21:02:00Z"/>
          <w:rFonts w:asciiTheme="minorHAnsi" w:eastAsiaTheme="minorEastAsia" w:hAnsiTheme="minorHAnsi" w:cstheme="minorBidi"/>
        </w:rPr>
      </w:pPr>
      <w:ins w:id="198" w:author="Marc Gregor" w:date="2022-12-04T21:02:00Z">
        <w:r>
          <w:rPr>
            <w:rFonts w:asciiTheme="minorHAnsi" w:eastAsiaTheme="minorEastAsia" w:hAnsiTheme="minorHAnsi" w:cstheme="minorBidi"/>
          </w:rPr>
          <w:t xml:space="preserve">Code: </w:t>
        </w:r>
        <w:r w:rsidRPr="00064B42">
          <w:rPr>
            <w:rFonts w:asciiTheme="minorHAnsi" w:eastAsiaTheme="minorEastAsia" w:hAnsiTheme="minorHAnsi" w:cstheme="minorBidi"/>
          </w:rPr>
          <w:t xml:space="preserve">update RMA set Status = 'Complete', Step = 'Credit Customer Account' where </w:t>
        </w:r>
        <w:proofErr w:type="spellStart"/>
        <w:r w:rsidRPr="00064B42">
          <w:rPr>
            <w:rFonts w:asciiTheme="minorHAnsi" w:eastAsiaTheme="minorEastAsia" w:hAnsiTheme="minorHAnsi" w:cstheme="minorBidi"/>
          </w:rPr>
          <w:t>OrderID</w:t>
        </w:r>
        <w:proofErr w:type="spellEnd"/>
        <w:r w:rsidRPr="00064B42">
          <w:rPr>
            <w:rFonts w:asciiTheme="minorHAnsi" w:eastAsiaTheme="minorEastAsia" w:hAnsiTheme="minorHAnsi" w:cstheme="minorBidi"/>
          </w:rPr>
          <w:t xml:space="preserve"> = </w:t>
        </w:r>
        <w:proofErr w:type="gramStart"/>
        <w:r w:rsidRPr="00064B42">
          <w:rPr>
            <w:rFonts w:asciiTheme="minorHAnsi" w:eastAsiaTheme="minorEastAsia" w:hAnsiTheme="minorHAnsi" w:cstheme="minorBidi"/>
          </w:rPr>
          <w:t>5175;</w:t>
        </w:r>
        <w:proofErr w:type="gramEnd"/>
      </w:ins>
    </w:p>
    <w:p w14:paraId="4CA35978" w14:textId="77777777" w:rsidR="00064B42" w:rsidRDefault="00064B42" w:rsidP="03D55F8A">
      <w:pPr>
        <w:spacing w:after="0" w:line="240" w:lineRule="auto"/>
        <w:jc w:val="center"/>
        <w:rPr>
          <w:ins w:id="199" w:author="Marc Gregor" w:date="2022-12-04T21:02:00Z"/>
          <w:rFonts w:asciiTheme="minorHAnsi" w:eastAsiaTheme="minorEastAsia" w:hAnsiTheme="minorHAnsi" w:cstheme="minorBidi"/>
        </w:rPr>
      </w:pPr>
    </w:p>
    <w:p w14:paraId="5C04A635" w14:textId="09EFB946" w:rsidR="00011420" w:rsidRDefault="00011420" w:rsidP="03D55F8A">
      <w:pPr>
        <w:spacing w:after="0" w:line="240" w:lineRule="auto"/>
        <w:jc w:val="center"/>
        <w:rPr>
          <w:rFonts w:asciiTheme="minorHAnsi" w:eastAsiaTheme="minorEastAsia" w:hAnsiTheme="minorHAnsi" w:cstheme="minorBidi"/>
        </w:rPr>
      </w:pPr>
      <w:ins w:id="200" w:author="Marc Gregor" w:date="2022-12-02T22:14:00Z">
        <w:r>
          <w:rPr>
            <w:rFonts w:asciiTheme="minorHAnsi" w:eastAsiaTheme="minorEastAsia" w:hAnsiTheme="minorHAnsi" w:cstheme="minorBidi"/>
          </w:rPr>
          <w:t xml:space="preserve">Using an update query, </w:t>
        </w:r>
      </w:ins>
      <w:ins w:id="201" w:author="Marc Gregor" w:date="2022-12-02T22:15:00Z">
        <w:r>
          <w:rPr>
            <w:rFonts w:asciiTheme="minorHAnsi" w:eastAsiaTheme="minorEastAsia" w:hAnsiTheme="minorHAnsi" w:cstheme="minorBidi"/>
          </w:rPr>
          <w:t xml:space="preserve">I set the Status field to ‘Complete’ and the Step field to ‘Credit Customer Account’ to records where the </w:t>
        </w:r>
        <w:proofErr w:type="spellStart"/>
        <w:r>
          <w:rPr>
            <w:rFonts w:asciiTheme="minorHAnsi" w:eastAsiaTheme="minorEastAsia" w:hAnsiTheme="minorHAnsi" w:cstheme="minorBidi"/>
          </w:rPr>
          <w:t>OrderID</w:t>
        </w:r>
        <w:proofErr w:type="spellEnd"/>
        <w:r>
          <w:rPr>
            <w:rFonts w:asciiTheme="minorHAnsi" w:eastAsiaTheme="minorEastAsia" w:hAnsiTheme="minorHAnsi" w:cstheme="minorBidi"/>
          </w:rPr>
          <w:t xml:space="preserve"> field equaled 5175.</w:t>
        </w:r>
      </w:ins>
    </w:p>
    <w:p w14:paraId="7CE83B13" w14:textId="77777777" w:rsidR="00CD1CD8" w:rsidRDefault="00CD1CD8" w:rsidP="03D55F8A">
      <w:pPr>
        <w:spacing w:after="0" w:line="240" w:lineRule="auto"/>
        <w:jc w:val="center"/>
        <w:rPr>
          <w:rFonts w:asciiTheme="minorHAnsi" w:eastAsiaTheme="minorEastAsia" w:hAnsiTheme="minorHAnsi" w:cstheme="minorBidi"/>
        </w:rPr>
      </w:pPr>
    </w:p>
    <w:p w14:paraId="7CE83B14" w14:textId="55EF73E0" w:rsidR="00CD1CD8" w:rsidRDefault="18605199"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Delete RMA records.</w:t>
      </w:r>
    </w:p>
    <w:p w14:paraId="7CE83B15" w14:textId="77777777"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Write an SQL statement to delete all records with a reason of “Rejected.”</w:t>
      </w:r>
    </w:p>
    <w:p w14:paraId="7CE83B16" w14:textId="3B56E26F" w:rsidR="00CD1CD8" w:rsidRPr="00064B42" w:rsidRDefault="00A83147" w:rsidP="03D55F8A">
      <w:pPr>
        <w:pStyle w:val="List4"/>
        <w:rPr>
          <w:ins w:id="202" w:author="Marc Gregor" w:date="2022-12-04T21:02:00Z"/>
          <w:rFonts w:asciiTheme="minorHAnsi" w:eastAsiaTheme="minorEastAsia" w:hAnsiTheme="minorHAnsi" w:cstheme="minorBidi"/>
          <w:rPrChange w:id="203" w:author="Marc Gregor" w:date="2022-12-04T21:02:00Z">
            <w:rPr>
              <w:ins w:id="204" w:author="Marc Gregor" w:date="2022-12-04T21:02:00Z"/>
              <w:rFonts w:asciiTheme="minorHAnsi" w:eastAsiaTheme="minorEastAsia" w:hAnsiTheme="minorHAnsi" w:cstheme="minorBidi"/>
              <w:b/>
              <w:bCs/>
            </w:rPr>
          </w:rPrChange>
        </w:rPr>
      </w:pPr>
      <w:r w:rsidRPr="03D55F8A">
        <w:rPr>
          <w:rFonts w:asciiTheme="minorHAnsi" w:eastAsiaTheme="minorEastAsia" w:hAnsiTheme="minorHAnsi" w:cstheme="minorBidi"/>
        </w:rPr>
        <w:t>How many records were deleted?</w:t>
      </w:r>
      <w:ins w:id="205" w:author="Marc Gregor" w:date="2022-12-02T22:16:00Z">
        <w:r w:rsidR="008627D8">
          <w:rPr>
            <w:rFonts w:asciiTheme="minorHAnsi" w:eastAsiaTheme="minorEastAsia" w:hAnsiTheme="minorHAnsi" w:cstheme="minorBidi"/>
          </w:rPr>
          <w:t xml:space="preserve"> – </w:t>
        </w:r>
        <w:r w:rsidR="008627D8" w:rsidRPr="008627D8">
          <w:rPr>
            <w:rFonts w:asciiTheme="minorHAnsi" w:eastAsiaTheme="minorEastAsia" w:hAnsiTheme="minorHAnsi" w:cstheme="minorBidi"/>
            <w:b/>
            <w:bCs/>
            <w:rPrChange w:id="206" w:author="Marc Gregor" w:date="2022-12-02T22:16:00Z">
              <w:rPr>
                <w:rFonts w:asciiTheme="minorHAnsi" w:eastAsiaTheme="minorEastAsia" w:hAnsiTheme="minorHAnsi" w:cstheme="minorBidi"/>
              </w:rPr>
            </w:rPrChange>
          </w:rPr>
          <w:t>596 total records</w:t>
        </w:r>
      </w:ins>
    </w:p>
    <w:p w14:paraId="0F399664" w14:textId="77777777" w:rsidR="00064B42" w:rsidRDefault="00064B42" w:rsidP="00064B42">
      <w:pPr>
        <w:pStyle w:val="List4"/>
        <w:numPr>
          <w:ilvl w:val="0"/>
          <w:numId w:val="0"/>
        </w:numPr>
        <w:ind w:left="2880"/>
        <w:rPr>
          <w:rFonts w:asciiTheme="minorHAnsi" w:eastAsiaTheme="minorEastAsia" w:hAnsiTheme="minorHAnsi" w:cstheme="minorBidi"/>
        </w:rPr>
        <w:pPrChange w:id="207" w:author="Marc Gregor" w:date="2022-12-04T21:02:00Z">
          <w:pPr>
            <w:pStyle w:val="List4"/>
          </w:pPr>
        </w:pPrChange>
      </w:pPr>
    </w:p>
    <w:p w14:paraId="7CE83B17" w14:textId="77777777" w:rsidR="00CD1CD8" w:rsidRDefault="00CD1CD8" w:rsidP="03D55F8A">
      <w:pPr>
        <w:spacing w:after="0" w:line="240" w:lineRule="auto"/>
        <w:ind w:left="2880"/>
        <w:rPr>
          <w:rFonts w:asciiTheme="minorHAnsi" w:eastAsiaTheme="minorEastAsia" w:hAnsiTheme="minorHAnsi" w:cstheme="minorBidi"/>
        </w:rPr>
      </w:pPr>
    </w:p>
    <w:p w14:paraId="7CE83B18" w14:textId="2884A4D5" w:rsidR="00CD1CD8" w:rsidRDefault="00DA5907" w:rsidP="03D55F8A">
      <w:pPr>
        <w:spacing w:after="0" w:line="240" w:lineRule="auto"/>
        <w:jc w:val="center"/>
        <w:rPr>
          <w:ins w:id="208" w:author="Marc Gregor" w:date="2022-12-02T22:16:00Z"/>
          <w:rFonts w:asciiTheme="minorHAnsi" w:eastAsiaTheme="minorEastAsia" w:hAnsiTheme="minorHAnsi" w:cstheme="minorBidi"/>
        </w:rPr>
      </w:pPr>
      <w:ins w:id="209" w:author="Marc Gregor" w:date="2022-12-02T14:45:00Z">
        <w:r>
          <w:rPr>
            <w:noProof/>
          </w:rPr>
          <w:lastRenderedPageBreak/>
          <w:drawing>
            <wp:inline distT="0" distB="0" distL="0" distR="0" wp14:anchorId="5C43E43D" wp14:editId="516EF60E">
              <wp:extent cx="5943600" cy="78232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82320"/>
                      </a:xfrm>
                      <a:prstGeom prst="rect">
                        <a:avLst/>
                      </a:prstGeom>
                      <a:noFill/>
                      <a:ln>
                        <a:noFill/>
                      </a:ln>
                    </pic:spPr>
                  </pic:pic>
                </a:graphicData>
              </a:graphic>
            </wp:inline>
          </w:drawing>
        </w:r>
        <w:r w:rsidRPr="03D55F8A" w:rsidDel="00DA5907">
          <w:rPr>
            <w:rFonts w:asciiTheme="minorHAnsi" w:eastAsiaTheme="minorEastAsia" w:hAnsiTheme="minorHAnsi" w:cstheme="minorBidi"/>
          </w:rPr>
          <w:t xml:space="preserve"> </w:t>
        </w:r>
      </w:ins>
      <w:del w:id="210" w:author="Marc Gregor" w:date="2022-12-02T14:45:00Z">
        <w:r w:rsidR="00A83147" w:rsidRPr="03D55F8A" w:rsidDel="00DA5907">
          <w:rPr>
            <w:rFonts w:asciiTheme="minorHAnsi" w:eastAsiaTheme="minorEastAsia" w:hAnsiTheme="minorHAnsi" w:cstheme="minorBidi"/>
          </w:rPr>
          <w:delText>[Insert screenshot and brief explanation here.]</w:delText>
        </w:r>
      </w:del>
    </w:p>
    <w:p w14:paraId="671BC5D4" w14:textId="1590383C" w:rsidR="00064B42" w:rsidRDefault="00064B42" w:rsidP="00064B42">
      <w:pPr>
        <w:spacing w:after="0" w:line="240" w:lineRule="auto"/>
        <w:rPr>
          <w:ins w:id="211" w:author="Marc Gregor" w:date="2022-12-04T21:02:00Z"/>
          <w:rFonts w:asciiTheme="minorHAnsi" w:eastAsiaTheme="minorEastAsia" w:hAnsiTheme="minorHAnsi" w:cstheme="minorBidi"/>
        </w:rPr>
        <w:pPrChange w:id="212" w:author="Marc Gregor" w:date="2022-12-04T21:02:00Z">
          <w:pPr>
            <w:spacing w:after="0" w:line="240" w:lineRule="auto"/>
            <w:jc w:val="center"/>
          </w:pPr>
        </w:pPrChange>
      </w:pPr>
      <w:ins w:id="213" w:author="Marc Gregor" w:date="2022-12-04T21:02:00Z">
        <w:r>
          <w:rPr>
            <w:rFonts w:asciiTheme="minorHAnsi" w:eastAsiaTheme="minorEastAsia" w:hAnsiTheme="minorHAnsi" w:cstheme="minorBidi"/>
          </w:rPr>
          <w:t xml:space="preserve">Code: </w:t>
        </w:r>
        <w:r w:rsidRPr="00064B42">
          <w:rPr>
            <w:rFonts w:asciiTheme="minorHAnsi" w:eastAsiaTheme="minorEastAsia" w:hAnsiTheme="minorHAnsi" w:cstheme="minorBidi"/>
          </w:rPr>
          <w:t>delete from RMA where Reason = 'Rejected</w:t>
        </w:r>
        <w:proofErr w:type="gramStart"/>
        <w:r w:rsidRPr="00064B42">
          <w:rPr>
            <w:rFonts w:asciiTheme="minorHAnsi" w:eastAsiaTheme="minorEastAsia" w:hAnsiTheme="minorHAnsi" w:cstheme="minorBidi"/>
          </w:rPr>
          <w:t>';</w:t>
        </w:r>
        <w:proofErr w:type="gramEnd"/>
      </w:ins>
    </w:p>
    <w:p w14:paraId="62ED895E" w14:textId="77777777" w:rsidR="00064B42" w:rsidRDefault="00064B42" w:rsidP="03D55F8A">
      <w:pPr>
        <w:spacing w:after="0" w:line="240" w:lineRule="auto"/>
        <w:jc w:val="center"/>
        <w:rPr>
          <w:ins w:id="214" w:author="Marc Gregor" w:date="2022-12-04T21:02:00Z"/>
          <w:rFonts w:asciiTheme="minorHAnsi" w:eastAsiaTheme="minorEastAsia" w:hAnsiTheme="minorHAnsi" w:cstheme="minorBidi"/>
        </w:rPr>
      </w:pPr>
    </w:p>
    <w:p w14:paraId="03B43F5F" w14:textId="4BAA64E5" w:rsidR="008627D8" w:rsidRDefault="008627D8" w:rsidP="03D55F8A">
      <w:pPr>
        <w:spacing w:after="0" w:line="240" w:lineRule="auto"/>
        <w:jc w:val="center"/>
        <w:rPr>
          <w:rFonts w:asciiTheme="minorHAnsi" w:eastAsiaTheme="minorEastAsia" w:hAnsiTheme="minorHAnsi" w:cstheme="minorBidi"/>
        </w:rPr>
      </w:pPr>
      <w:ins w:id="215" w:author="Marc Gregor" w:date="2022-12-02T22:16:00Z">
        <w:r>
          <w:rPr>
            <w:rFonts w:asciiTheme="minorHAnsi" w:eastAsiaTheme="minorEastAsia" w:hAnsiTheme="minorHAnsi" w:cstheme="minorBidi"/>
          </w:rPr>
          <w:t>Ran a delete query, I deleted any record from RMA where the Reason field was</w:t>
        </w:r>
      </w:ins>
      <w:ins w:id="216" w:author="Marc Gregor" w:date="2022-12-02T22:17:00Z">
        <w:r>
          <w:rPr>
            <w:rFonts w:asciiTheme="minorHAnsi" w:eastAsiaTheme="minorEastAsia" w:hAnsiTheme="minorHAnsi" w:cstheme="minorBidi"/>
          </w:rPr>
          <w:t xml:space="preserve"> equal to ‘Rejected.’</w:t>
        </w:r>
      </w:ins>
    </w:p>
    <w:p w14:paraId="7CE83B19" w14:textId="77777777" w:rsidR="00CD1CD8" w:rsidRDefault="00CD1CD8" w:rsidP="03D55F8A">
      <w:pPr>
        <w:spacing w:after="0" w:line="240" w:lineRule="auto"/>
        <w:ind w:left="2880"/>
        <w:rPr>
          <w:rFonts w:asciiTheme="minorHAnsi" w:eastAsiaTheme="minorEastAsia" w:hAnsiTheme="minorHAnsi" w:cstheme="minorBidi"/>
        </w:rPr>
      </w:pPr>
    </w:p>
    <w:p w14:paraId="0213030A" w14:textId="77777777" w:rsidR="00165182" w:rsidRPr="00165182" w:rsidRDefault="00165182" w:rsidP="00165182">
      <w:pPr>
        <w:pStyle w:val="List"/>
      </w:pPr>
      <w:r w:rsidRPr="00165182">
        <w:rPr>
          <w:b/>
          <w:bCs/>
        </w:rPr>
        <w:t xml:space="preserve">Update your existing </w:t>
      </w:r>
      <w:r w:rsidRPr="00165182">
        <w:rPr>
          <w:b/>
          <w:bCs/>
          <w:color w:val="000000" w:themeColor="text1"/>
        </w:rPr>
        <w:t>tables</w:t>
      </w:r>
      <w:r w:rsidRPr="00165182">
        <w:rPr>
          <w:color w:val="000000" w:themeColor="text1"/>
        </w:rPr>
        <w:t xml:space="preserve"> </w:t>
      </w:r>
      <w:r w:rsidRPr="00165182">
        <w:t>from “Customer” to “Collaborator” using SQL based on this change in requirements. Provide the SQL commands you ran against MySQL to complete this successfully in your answer:</w:t>
      </w:r>
    </w:p>
    <w:p w14:paraId="2E684C22" w14:textId="77777777" w:rsidR="00165182" w:rsidRPr="00A4235C" w:rsidRDefault="00165182" w:rsidP="00165182">
      <w:pPr>
        <w:pStyle w:val="List2"/>
        <w:rPr>
          <w:rFonts w:asciiTheme="minorHAnsi" w:eastAsiaTheme="minorEastAsia" w:hAnsiTheme="minorHAnsi" w:cstheme="minorBidi"/>
          <w:color w:val="auto"/>
        </w:rPr>
      </w:pPr>
      <w:r w:rsidRPr="03D55F8A">
        <w:rPr>
          <w:rFonts w:asciiTheme="minorHAnsi" w:eastAsiaTheme="minorEastAsia" w:hAnsiTheme="minorHAnsi" w:cstheme="minorBidi"/>
          <w:color w:val="auto"/>
        </w:rPr>
        <w:t>Rename all instances of “Customer” to “Collaborator.”</w:t>
      </w:r>
    </w:p>
    <w:p w14:paraId="723D825A" w14:textId="77777777" w:rsidR="00165182" w:rsidRDefault="00165182" w:rsidP="00165182">
      <w:pPr>
        <w:pStyle w:val="List"/>
        <w:numPr>
          <w:ilvl w:val="0"/>
          <w:numId w:val="0"/>
        </w:numPr>
        <w:ind w:left="720"/>
        <w:rPr>
          <w:rFonts w:asciiTheme="minorHAnsi" w:eastAsiaTheme="minorEastAsia" w:hAnsiTheme="minorHAnsi" w:cstheme="minorBidi"/>
        </w:rPr>
      </w:pPr>
    </w:p>
    <w:p w14:paraId="3CBEAAE9" w14:textId="1C490E48" w:rsidR="00165182" w:rsidRDefault="00DA5907" w:rsidP="00165182">
      <w:pPr>
        <w:spacing w:after="0" w:line="240" w:lineRule="auto"/>
        <w:jc w:val="center"/>
        <w:rPr>
          <w:ins w:id="217" w:author="Marc Gregor" w:date="2022-12-02T22:18:00Z"/>
          <w:rFonts w:asciiTheme="minorHAnsi" w:eastAsiaTheme="minorEastAsia" w:hAnsiTheme="minorHAnsi" w:cstheme="minorBidi"/>
        </w:rPr>
      </w:pPr>
      <w:ins w:id="218" w:author="Marc Gregor" w:date="2022-12-02T14:46:00Z">
        <w:r>
          <w:rPr>
            <w:noProof/>
          </w:rPr>
          <w:drawing>
            <wp:inline distT="0" distB="0" distL="0" distR="0" wp14:anchorId="6B4FDF11" wp14:editId="7C4AFEA5">
              <wp:extent cx="4347713" cy="3260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8249" cy="337368"/>
                      </a:xfrm>
                      <a:prstGeom prst="rect">
                        <a:avLst/>
                      </a:prstGeom>
                      <a:noFill/>
                      <a:ln>
                        <a:noFill/>
                      </a:ln>
                    </pic:spPr>
                  </pic:pic>
                </a:graphicData>
              </a:graphic>
            </wp:inline>
          </w:drawing>
        </w:r>
        <w:r w:rsidRPr="03D55F8A" w:rsidDel="00DA5907">
          <w:rPr>
            <w:rFonts w:asciiTheme="minorHAnsi" w:eastAsiaTheme="minorEastAsia" w:hAnsiTheme="minorHAnsi" w:cstheme="minorBidi"/>
          </w:rPr>
          <w:t xml:space="preserve"> </w:t>
        </w:r>
        <w:r>
          <w:rPr>
            <w:noProof/>
          </w:rPr>
          <w:drawing>
            <wp:inline distT="0" distB="0" distL="0" distR="0" wp14:anchorId="1BA7C149" wp14:editId="606D331B">
              <wp:extent cx="2458528" cy="1994403"/>
              <wp:effectExtent l="0" t="0" r="0" b="635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1682" cy="2013186"/>
                      </a:xfrm>
                      <a:prstGeom prst="rect">
                        <a:avLst/>
                      </a:prstGeom>
                      <a:noFill/>
                      <a:ln>
                        <a:noFill/>
                      </a:ln>
                    </pic:spPr>
                  </pic:pic>
                </a:graphicData>
              </a:graphic>
            </wp:inline>
          </w:drawing>
        </w:r>
        <w:r w:rsidRPr="03D55F8A" w:rsidDel="00DA5907">
          <w:rPr>
            <w:rFonts w:asciiTheme="minorHAnsi" w:eastAsiaTheme="minorEastAsia" w:hAnsiTheme="minorHAnsi" w:cstheme="minorBidi"/>
          </w:rPr>
          <w:t xml:space="preserve"> </w:t>
        </w:r>
      </w:ins>
      <w:del w:id="219" w:author="Marc Gregor" w:date="2022-12-02T14:46:00Z">
        <w:r w:rsidR="00165182" w:rsidRPr="03D55F8A" w:rsidDel="00DA5907">
          <w:rPr>
            <w:rFonts w:asciiTheme="minorHAnsi" w:eastAsiaTheme="minorEastAsia" w:hAnsiTheme="minorHAnsi" w:cstheme="minorBidi"/>
          </w:rPr>
          <w:delText>[Insert screenshot and brief explanation here.]</w:delText>
        </w:r>
      </w:del>
    </w:p>
    <w:p w14:paraId="3AE2A471" w14:textId="28FEA4EC" w:rsidR="00064B42" w:rsidRDefault="00064B42" w:rsidP="00064B42">
      <w:pPr>
        <w:spacing w:after="0" w:line="240" w:lineRule="auto"/>
        <w:rPr>
          <w:ins w:id="220" w:author="Marc Gregor" w:date="2022-12-04T21:03:00Z"/>
          <w:rFonts w:asciiTheme="minorHAnsi" w:eastAsiaTheme="minorEastAsia" w:hAnsiTheme="minorHAnsi" w:cstheme="minorBidi"/>
        </w:rPr>
      </w:pPr>
      <w:ins w:id="221" w:author="Marc Gregor" w:date="2022-12-04T21:03:00Z">
        <w:r>
          <w:rPr>
            <w:rFonts w:asciiTheme="minorHAnsi" w:eastAsiaTheme="minorEastAsia" w:hAnsiTheme="minorHAnsi" w:cstheme="minorBidi"/>
          </w:rPr>
          <w:t xml:space="preserve">Code: </w:t>
        </w:r>
        <w:r w:rsidRPr="00064B42">
          <w:rPr>
            <w:rFonts w:asciiTheme="minorHAnsi" w:eastAsiaTheme="minorEastAsia" w:hAnsiTheme="minorHAnsi" w:cstheme="minorBidi"/>
          </w:rPr>
          <w:t xml:space="preserve">rename table Customers to </w:t>
        </w:r>
        <w:proofErr w:type="gramStart"/>
        <w:r w:rsidRPr="00064B42">
          <w:rPr>
            <w:rFonts w:asciiTheme="minorHAnsi" w:eastAsiaTheme="minorEastAsia" w:hAnsiTheme="minorHAnsi" w:cstheme="minorBidi"/>
          </w:rPr>
          <w:t>Collaborators;</w:t>
        </w:r>
        <w:proofErr w:type="gramEnd"/>
      </w:ins>
    </w:p>
    <w:p w14:paraId="4C09B266" w14:textId="070FDED5" w:rsidR="00064B42" w:rsidRDefault="00064B42" w:rsidP="00064B42">
      <w:pPr>
        <w:spacing w:after="0" w:line="240" w:lineRule="auto"/>
        <w:rPr>
          <w:ins w:id="222" w:author="Marc Gregor" w:date="2022-12-04T21:03:00Z"/>
          <w:rFonts w:asciiTheme="minorHAnsi" w:eastAsiaTheme="minorEastAsia" w:hAnsiTheme="minorHAnsi" w:cstheme="minorBidi"/>
        </w:rPr>
      </w:pPr>
      <w:ins w:id="223" w:author="Marc Gregor" w:date="2022-12-04T21:03:00Z">
        <w:r>
          <w:rPr>
            <w:rFonts w:asciiTheme="minorHAnsi" w:eastAsiaTheme="minorEastAsia" w:hAnsiTheme="minorHAnsi" w:cstheme="minorBidi"/>
          </w:rPr>
          <w:t xml:space="preserve">Code: </w:t>
        </w:r>
        <w:r w:rsidRPr="00064B42">
          <w:rPr>
            <w:rFonts w:asciiTheme="minorHAnsi" w:eastAsiaTheme="minorEastAsia" w:hAnsiTheme="minorHAnsi" w:cstheme="minorBidi"/>
          </w:rPr>
          <w:t xml:space="preserve">alter table Collaborators change </w:t>
        </w:r>
        <w:proofErr w:type="spellStart"/>
        <w:r w:rsidRPr="00064B42">
          <w:rPr>
            <w:rFonts w:asciiTheme="minorHAnsi" w:eastAsiaTheme="minorEastAsia" w:hAnsiTheme="minorHAnsi" w:cstheme="minorBidi"/>
          </w:rPr>
          <w:t>CustomerID</w:t>
        </w:r>
        <w:proofErr w:type="spellEnd"/>
        <w:r w:rsidRPr="00064B42">
          <w:rPr>
            <w:rFonts w:asciiTheme="minorHAnsi" w:eastAsiaTheme="minorEastAsia" w:hAnsiTheme="minorHAnsi" w:cstheme="minorBidi"/>
          </w:rPr>
          <w:t xml:space="preserve"> </w:t>
        </w:r>
        <w:proofErr w:type="spellStart"/>
        <w:r w:rsidRPr="00064B42">
          <w:rPr>
            <w:rFonts w:asciiTheme="minorHAnsi" w:eastAsiaTheme="minorEastAsia" w:hAnsiTheme="minorHAnsi" w:cstheme="minorBidi"/>
          </w:rPr>
          <w:t>CollaboratorID</w:t>
        </w:r>
        <w:proofErr w:type="spellEnd"/>
        <w:r w:rsidRPr="00064B42">
          <w:rPr>
            <w:rFonts w:asciiTheme="minorHAnsi" w:eastAsiaTheme="minorEastAsia" w:hAnsiTheme="minorHAnsi" w:cstheme="minorBidi"/>
          </w:rPr>
          <w:t xml:space="preserve"> </w:t>
        </w:r>
        <w:proofErr w:type="gramStart"/>
        <w:r w:rsidRPr="00064B42">
          <w:rPr>
            <w:rFonts w:asciiTheme="minorHAnsi" w:eastAsiaTheme="minorEastAsia" w:hAnsiTheme="minorHAnsi" w:cstheme="minorBidi"/>
          </w:rPr>
          <w:t>int;</w:t>
        </w:r>
        <w:proofErr w:type="gramEnd"/>
      </w:ins>
    </w:p>
    <w:p w14:paraId="06E44861" w14:textId="0CB74BF3" w:rsidR="00064B42" w:rsidRDefault="00064B42" w:rsidP="00064B42">
      <w:pPr>
        <w:spacing w:after="0" w:line="240" w:lineRule="auto"/>
        <w:rPr>
          <w:ins w:id="224" w:author="Marc Gregor" w:date="2022-12-04T21:03:00Z"/>
          <w:rFonts w:asciiTheme="minorHAnsi" w:eastAsiaTheme="minorEastAsia" w:hAnsiTheme="minorHAnsi" w:cstheme="minorBidi"/>
        </w:rPr>
        <w:pPrChange w:id="225" w:author="Marc Gregor" w:date="2022-12-04T21:03:00Z">
          <w:pPr>
            <w:spacing w:after="0" w:line="240" w:lineRule="auto"/>
            <w:jc w:val="center"/>
          </w:pPr>
        </w:pPrChange>
      </w:pPr>
      <w:ins w:id="226" w:author="Marc Gregor" w:date="2022-12-04T21:03:00Z">
        <w:r>
          <w:rPr>
            <w:rFonts w:asciiTheme="minorHAnsi" w:eastAsiaTheme="minorEastAsia" w:hAnsiTheme="minorHAnsi" w:cstheme="minorBidi"/>
          </w:rPr>
          <w:t xml:space="preserve">Code: </w:t>
        </w:r>
        <w:r w:rsidRPr="00064B42">
          <w:rPr>
            <w:rFonts w:asciiTheme="minorHAnsi" w:eastAsiaTheme="minorEastAsia" w:hAnsiTheme="minorHAnsi" w:cstheme="minorBidi"/>
          </w:rPr>
          <w:t xml:space="preserve">alter table Orders change </w:t>
        </w:r>
        <w:proofErr w:type="spellStart"/>
        <w:r w:rsidRPr="00064B42">
          <w:rPr>
            <w:rFonts w:asciiTheme="minorHAnsi" w:eastAsiaTheme="minorEastAsia" w:hAnsiTheme="minorHAnsi" w:cstheme="minorBidi"/>
          </w:rPr>
          <w:t>CustomerID</w:t>
        </w:r>
        <w:proofErr w:type="spellEnd"/>
        <w:r w:rsidRPr="00064B42">
          <w:rPr>
            <w:rFonts w:asciiTheme="minorHAnsi" w:eastAsiaTheme="minorEastAsia" w:hAnsiTheme="minorHAnsi" w:cstheme="minorBidi"/>
          </w:rPr>
          <w:t xml:space="preserve"> </w:t>
        </w:r>
        <w:proofErr w:type="spellStart"/>
        <w:r w:rsidRPr="00064B42">
          <w:rPr>
            <w:rFonts w:asciiTheme="minorHAnsi" w:eastAsiaTheme="minorEastAsia" w:hAnsiTheme="minorHAnsi" w:cstheme="minorBidi"/>
          </w:rPr>
          <w:t>CollaboratorID</w:t>
        </w:r>
        <w:proofErr w:type="spellEnd"/>
        <w:r w:rsidRPr="00064B42">
          <w:rPr>
            <w:rFonts w:asciiTheme="minorHAnsi" w:eastAsiaTheme="minorEastAsia" w:hAnsiTheme="minorHAnsi" w:cstheme="minorBidi"/>
          </w:rPr>
          <w:t xml:space="preserve"> </w:t>
        </w:r>
        <w:proofErr w:type="gramStart"/>
        <w:r w:rsidRPr="00064B42">
          <w:rPr>
            <w:rFonts w:asciiTheme="minorHAnsi" w:eastAsiaTheme="minorEastAsia" w:hAnsiTheme="minorHAnsi" w:cstheme="minorBidi"/>
          </w:rPr>
          <w:t>int;</w:t>
        </w:r>
        <w:proofErr w:type="gramEnd"/>
      </w:ins>
    </w:p>
    <w:p w14:paraId="1E96B54B" w14:textId="77777777" w:rsidR="00064B42" w:rsidRDefault="00064B42" w:rsidP="00165182">
      <w:pPr>
        <w:spacing w:after="0" w:line="240" w:lineRule="auto"/>
        <w:jc w:val="center"/>
        <w:rPr>
          <w:ins w:id="227" w:author="Marc Gregor" w:date="2022-12-04T21:03:00Z"/>
          <w:rFonts w:asciiTheme="minorHAnsi" w:eastAsiaTheme="minorEastAsia" w:hAnsiTheme="minorHAnsi" w:cstheme="minorBidi"/>
        </w:rPr>
      </w:pPr>
    </w:p>
    <w:p w14:paraId="39B5A53E" w14:textId="21FA68E4" w:rsidR="0010366A" w:rsidRDefault="0010366A" w:rsidP="00165182">
      <w:pPr>
        <w:spacing w:after="0" w:line="240" w:lineRule="auto"/>
        <w:jc w:val="center"/>
        <w:rPr>
          <w:rFonts w:asciiTheme="minorHAnsi" w:eastAsiaTheme="minorEastAsia" w:hAnsiTheme="minorHAnsi" w:cstheme="minorBidi"/>
        </w:rPr>
      </w:pPr>
      <w:proofErr w:type="gramStart"/>
      <w:ins w:id="228" w:author="Marc Gregor" w:date="2022-12-02T22:18:00Z">
        <w:r>
          <w:rPr>
            <w:rFonts w:asciiTheme="minorHAnsi" w:eastAsiaTheme="minorEastAsia" w:hAnsiTheme="minorHAnsi" w:cstheme="minorBidi"/>
          </w:rPr>
          <w:t>In order to</w:t>
        </w:r>
        <w:proofErr w:type="gramEnd"/>
        <w:r>
          <w:rPr>
            <w:rFonts w:asciiTheme="minorHAnsi" w:eastAsiaTheme="minorEastAsia" w:hAnsiTheme="minorHAnsi" w:cstheme="minorBidi"/>
          </w:rPr>
          <w:t xml:space="preserve"> change all instances of ‘Customer’ to ‘Collaborator,’ a couple queries were run. First thing I did was run a rename query to change the </w:t>
        </w:r>
      </w:ins>
      <w:ins w:id="229" w:author="Marc Gregor" w:date="2022-12-02T22:19:00Z">
        <w:r>
          <w:rPr>
            <w:rFonts w:asciiTheme="minorHAnsi" w:eastAsiaTheme="minorEastAsia" w:hAnsiTheme="minorHAnsi" w:cstheme="minorBidi"/>
          </w:rPr>
          <w:t xml:space="preserve">name of the Customers table to Collaborators. I then ran an alter query on the newly renamed Collaborators table to change the </w:t>
        </w:r>
        <w:proofErr w:type="spellStart"/>
        <w:r>
          <w:rPr>
            <w:rFonts w:asciiTheme="minorHAnsi" w:eastAsiaTheme="minorEastAsia" w:hAnsiTheme="minorHAnsi" w:cstheme="minorBidi"/>
          </w:rPr>
          <w:t>CustomerID</w:t>
        </w:r>
        <w:proofErr w:type="spellEnd"/>
        <w:r>
          <w:rPr>
            <w:rFonts w:asciiTheme="minorHAnsi" w:eastAsiaTheme="minorEastAsia" w:hAnsiTheme="minorHAnsi" w:cstheme="minorBidi"/>
          </w:rPr>
          <w:t xml:space="preserve"> field into the </w:t>
        </w:r>
        <w:proofErr w:type="spellStart"/>
        <w:r>
          <w:rPr>
            <w:rFonts w:asciiTheme="minorHAnsi" w:eastAsiaTheme="minorEastAsia" w:hAnsiTheme="minorHAnsi" w:cstheme="minorBidi"/>
          </w:rPr>
          <w:t>C</w:t>
        </w:r>
      </w:ins>
      <w:ins w:id="230" w:author="Marc Gregor" w:date="2022-12-02T22:20:00Z">
        <w:r>
          <w:rPr>
            <w:rFonts w:asciiTheme="minorHAnsi" w:eastAsiaTheme="minorEastAsia" w:hAnsiTheme="minorHAnsi" w:cstheme="minorBidi"/>
          </w:rPr>
          <w:t>ollaboratorID</w:t>
        </w:r>
        <w:proofErr w:type="spellEnd"/>
        <w:r>
          <w:rPr>
            <w:rFonts w:asciiTheme="minorHAnsi" w:eastAsiaTheme="minorEastAsia" w:hAnsiTheme="minorHAnsi" w:cstheme="minorBidi"/>
          </w:rPr>
          <w:t xml:space="preserve"> field (data type stayed as int). I then described the Collaborators table to ensure everything was entered correctly, and then I altered the Orders table to change the </w:t>
        </w:r>
        <w:proofErr w:type="spellStart"/>
        <w:r>
          <w:rPr>
            <w:rFonts w:asciiTheme="minorHAnsi" w:eastAsiaTheme="minorEastAsia" w:hAnsiTheme="minorHAnsi" w:cstheme="minorBidi"/>
          </w:rPr>
          <w:t>CustomerID</w:t>
        </w:r>
        <w:proofErr w:type="spellEnd"/>
        <w:r>
          <w:rPr>
            <w:rFonts w:asciiTheme="minorHAnsi" w:eastAsiaTheme="minorEastAsia" w:hAnsiTheme="minorHAnsi" w:cstheme="minorBidi"/>
          </w:rPr>
          <w:t xml:space="preserve"> field in</w:t>
        </w:r>
      </w:ins>
      <w:ins w:id="231" w:author="Marc Gregor" w:date="2022-12-02T22:21:00Z">
        <w:r>
          <w:rPr>
            <w:rFonts w:asciiTheme="minorHAnsi" w:eastAsiaTheme="minorEastAsia" w:hAnsiTheme="minorHAnsi" w:cstheme="minorBidi"/>
          </w:rPr>
          <w:t xml:space="preserve">to the </w:t>
        </w:r>
        <w:proofErr w:type="spellStart"/>
        <w:r>
          <w:rPr>
            <w:rFonts w:asciiTheme="minorHAnsi" w:eastAsiaTheme="minorEastAsia" w:hAnsiTheme="minorHAnsi" w:cstheme="minorBidi"/>
          </w:rPr>
          <w:t>CollaboratorID</w:t>
        </w:r>
        <w:proofErr w:type="spellEnd"/>
        <w:r>
          <w:rPr>
            <w:rFonts w:asciiTheme="minorHAnsi" w:eastAsiaTheme="minorEastAsia" w:hAnsiTheme="minorHAnsi" w:cstheme="minorBidi"/>
          </w:rPr>
          <w:t xml:space="preserve"> field. Once again, I described the Orders table to ensure that it was entered correctly.</w:t>
        </w:r>
      </w:ins>
    </w:p>
    <w:p w14:paraId="094E6AA5" w14:textId="77777777" w:rsidR="00165182" w:rsidRDefault="00165182" w:rsidP="00165182">
      <w:pPr>
        <w:spacing w:after="0" w:line="240" w:lineRule="auto"/>
        <w:jc w:val="center"/>
        <w:rPr>
          <w:rFonts w:asciiTheme="minorHAnsi" w:eastAsiaTheme="minorEastAsia" w:hAnsiTheme="minorHAnsi" w:cstheme="minorBidi"/>
        </w:rPr>
      </w:pPr>
    </w:p>
    <w:p w14:paraId="7CE83B1A" w14:textId="6C786869" w:rsidR="00CD1CD8" w:rsidRDefault="00A83147" w:rsidP="03D55F8A">
      <w:pPr>
        <w:pStyle w:val="List"/>
        <w:rPr>
          <w:rFonts w:asciiTheme="minorHAnsi" w:eastAsiaTheme="minorEastAsia" w:hAnsiTheme="minorHAnsi" w:cstheme="minorBidi"/>
          <w:color w:val="000000"/>
        </w:rPr>
      </w:pPr>
      <w:r w:rsidRPr="03D55F8A">
        <w:rPr>
          <w:rFonts w:asciiTheme="minorHAnsi" w:eastAsiaTheme="minorEastAsia" w:hAnsiTheme="minorHAnsi" w:cstheme="minorBidi"/>
          <w:b/>
          <w:bCs/>
        </w:rPr>
        <w:t xml:space="preserve">Create an output file of the required query results. </w:t>
      </w:r>
      <w:r w:rsidRPr="03D55F8A">
        <w:rPr>
          <w:rFonts w:asciiTheme="minorHAnsi" w:eastAsiaTheme="minorEastAsia" w:hAnsiTheme="minorHAnsi" w:cstheme="minorBidi"/>
        </w:rPr>
        <w:t xml:space="preserve">Write an SQL statement to list the contents of the </w:t>
      </w:r>
      <w:r w:rsidRPr="03D55F8A">
        <w:rPr>
          <w:rFonts w:asciiTheme="minorHAnsi" w:eastAsiaTheme="minorEastAsia" w:hAnsiTheme="minorHAnsi" w:cstheme="minorBidi"/>
          <w:b/>
          <w:bCs/>
        </w:rPr>
        <w:t>Orders</w:t>
      </w:r>
      <w:r w:rsidRPr="03D55F8A">
        <w:rPr>
          <w:rFonts w:asciiTheme="minorHAnsi" w:eastAsiaTheme="minorEastAsia" w:hAnsiTheme="minorHAnsi" w:cstheme="minorBidi"/>
        </w:rPr>
        <w:t xml:space="preserve"> table and send the output to a file that has a .csv extension. </w:t>
      </w:r>
    </w:p>
    <w:p w14:paraId="7CE83B1B" w14:textId="77777777" w:rsidR="00CD1CD8" w:rsidRDefault="00CD1CD8" w:rsidP="03D55F8A">
      <w:pPr>
        <w:spacing w:after="0" w:line="240" w:lineRule="auto"/>
        <w:ind w:left="720"/>
        <w:rPr>
          <w:rFonts w:asciiTheme="minorHAnsi" w:eastAsiaTheme="minorEastAsia" w:hAnsiTheme="minorHAnsi" w:cstheme="minorBidi"/>
          <w:b/>
          <w:bCs/>
        </w:rPr>
      </w:pPr>
    </w:p>
    <w:p w14:paraId="7CE83B1C" w14:textId="5163AD7E" w:rsidR="00CD1CD8" w:rsidRDefault="00DA5907" w:rsidP="03D55F8A">
      <w:pPr>
        <w:spacing w:after="0" w:line="240" w:lineRule="auto"/>
        <w:jc w:val="center"/>
        <w:rPr>
          <w:ins w:id="232" w:author="Marc Gregor" w:date="2022-12-02T22:21:00Z"/>
          <w:rFonts w:asciiTheme="minorHAnsi" w:eastAsiaTheme="minorEastAsia" w:hAnsiTheme="minorHAnsi" w:cstheme="minorBidi"/>
        </w:rPr>
      </w:pPr>
      <w:bookmarkStart w:id="233" w:name="_heading=h.2zvtxgtyrmtn"/>
      <w:bookmarkEnd w:id="233"/>
      <w:ins w:id="234" w:author="Marc Gregor" w:date="2022-12-02T14:46:00Z">
        <w:r>
          <w:rPr>
            <w:noProof/>
          </w:rPr>
          <w:lastRenderedPageBreak/>
          <w:drawing>
            <wp:inline distT="0" distB="0" distL="0" distR="0" wp14:anchorId="268DC850" wp14:editId="3CEE63F2">
              <wp:extent cx="5943600" cy="514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14985"/>
                      </a:xfrm>
                      <a:prstGeom prst="rect">
                        <a:avLst/>
                      </a:prstGeom>
                      <a:noFill/>
                      <a:ln>
                        <a:noFill/>
                      </a:ln>
                    </pic:spPr>
                  </pic:pic>
                </a:graphicData>
              </a:graphic>
            </wp:inline>
          </w:drawing>
        </w:r>
        <w:r w:rsidRPr="03D55F8A" w:rsidDel="00DA5907">
          <w:rPr>
            <w:rFonts w:asciiTheme="minorHAnsi" w:eastAsiaTheme="minorEastAsia" w:hAnsiTheme="minorHAnsi" w:cstheme="minorBidi"/>
          </w:rPr>
          <w:t xml:space="preserve"> </w:t>
        </w:r>
        <w:r>
          <w:rPr>
            <w:noProof/>
          </w:rPr>
          <w:drawing>
            <wp:inline distT="0" distB="0" distL="0" distR="0" wp14:anchorId="7E213A2C" wp14:editId="756BE260">
              <wp:extent cx="1134373" cy="620400"/>
              <wp:effectExtent l="0" t="0" r="889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4545" cy="625963"/>
                      </a:xfrm>
                      <a:prstGeom prst="rect">
                        <a:avLst/>
                      </a:prstGeom>
                      <a:noFill/>
                      <a:ln>
                        <a:noFill/>
                      </a:ln>
                    </pic:spPr>
                  </pic:pic>
                </a:graphicData>
              </a:graphic>
            </wp:inline>
          </w:drawing>
        </w:r>
        <w:r w:rsidRPr="03D55F8A" w:rsidDel="00DA5907">
          <w:rPr>
            <w:rFonts w:asciiTheme="minorHAnsi" w:eastAsiaTheme="minorEastAsia" w:hAnsiTheme="minorHAnsi" w:cstheme="minorBidi"/>
          </w:rPr>
          <w:t xml:space="preserve"> </w:t>
        </w:r>
      </w:ins>
      <w:del w:id="235" w:author="Marc Gregor" w:date="2022-12-02T14:46:00Z">
        <w:r w:rsidR="00A83147" w:rsidRPr="03D55F8A" w:rsidDel="00DA5907">
          <w:rPr>
            <w:rFonts w:asciiTheme="minorHAnsi" w:eastAsiaTheme="minorEastAsia" w:hAnsiTheme="minorHAnsi" w:cstheme="minorBidi"/>
          </w:rPr>
          <w:delText>[Insert screenshot and brief explanation here.]</w:delText>
        </w:r>
      </w:del>
    </w:p>
    <w:p w14:paraId="15227293" w14:textId="2C736E3C" w:rsidR="00064B42" w:rsidRDefault="00064B42" w:rsidP="00064B42">
      <w:pPr>
        <w:spacing w:after="0" w:line="240" w:lineRule="auto"/>
        <w:rPr>
          <w:ins w:id="236" w:author="Marc Gregor" w:date="2022-12-04T21:03:00Z"/>
          <w:rFonts w:asciiTheme="minorHAnsi" w:eastAsiaTheme="minorEastAsia" w:hAnsiTheme="minorHAnsi" w:cstheme="minorBidi"/>
        </w:rPr>
        <w:pPrChange w:id="237" w:author="Marc Gregor" w:date="2022-12-04T21:03:00Z">
          <w:pPr>
            <w:spacing w:after="0" w:line="240" w:lineRule="auto"/>
            <w:jc w:val="center"/>
          </w:pPr>
        </w:pPrChange>
      </w:pPr>
      <w:ins w:id="238" w:author="Marc Gregor" w:date="2022-12-04T21:03:00Z">
        <w:r>
          <w:rPr>
            <w:rFonts w:asciiTheme="minorHAnsi" w:eastAsiaTheme="minorEastAsia" w:hAnsiTheme="minorHAnsi" w:cstheme="minorBidi"/>
          </w:rPr>
          <w:t xml:space="preserve">Code: </w:t>
        </w:r>
        <w:r w:rsidRPr="00064B42">
          <w:rPr>
            <w:rFonts w:asciiTheme="minorHAnsi" w:eastAsiaTheme="minorEastAsia" w:hAnsiTheme="minorHAnsi" w:cstheme="minorBidi"/>
          </w:rPr>
          <w:t xml:space="preserve">select* from Orders into </w:t>
        </w:r>
        <w:proofErr w:type="spellStart"/>
        <w:r w:rsidRPr="00064B42">
          <w:rPr>
            <w:rFonts w:asciiTheme="minorHAnsi" w:eastAsiaTheme="minorEastAsia" w:hAnsiTheme="minorHAnsi" w:cstheme="minorBidi"/>
          </w:rPr>
          <w:t>outfile</w:t>
        </w:r>
        <w:proofErr w:type="spellEnd"/>
        <w:r w:rsidRPr="00064B42">
          <w:rPr>
            <w:rFonts w:asciiTheme="minorHAnsi" w:eastAsiaTheme="minorEastAsia" w:hAnsiTheme="minorHAnsi" w:cstheme="minorBidi"/>
          </w:rPr>
          <w:t>'/home/</w:t>
        </w:r>
        <w:proofErr w:type="spellStart"/>
        <w:r w:rsidRPr="00064B42">
          <w:rPr>
            <w:rFonts w:asciiTheme="minorHAnsi" w:eastAsiaTheme="minorEastAsia" w:hAnsiTheme="minorHAnsi" w:cstheme="minorBidi"/>
          </w:rPr>
          <w:t>codio</w:t>
        </w:r>
        <w:proofErr w:type="spellEnd"/>
        <w:r w:rsidRPr="00064B42">
          <w:rPr>
            <w:rFonts w:asciiTheme="minorHAnsi" w:eastAsiaTheme="minorEastAsia" w:hAnsiTheme="minorHAnsi" w:cstheme="minorBidi"/>
          </w:rPr>
          <w:t>/workspace/OrdersTableRMAUpdate.csv' fields terminated by ',' lines terminated by '\r\n</w:t>
        </w:r>
        <w:proofErr w:type="gramStart"/>
        <w:r w:rsidRPr="00064B42">
          <w:rPr>
            <w:rFonts w:asciiTheme="minorHAnsi" w:eastAsiaTheme="minorEastAsia" w:hAnsiTheme="minorHAnsi" w:cstheme="minorBidi"/>
          </w:rPr>
          <w:t>';</w:t>
        </w:r>
        <w:proofErr w:type="gramEnd"/>
      </w:ins>
    </w:p>
    <w:p w14:paraId="45419476" w14:textId="77777777" w:rsidR="00064B42" w:rsidRDefault="00064B42" w:rsidP="03D55F8A">
      <w:pPr>
        <w:spacing w:after="0" w:line="240" w:lineRule="auto"/>
        <w:jc w:val="center"/>
        <w:rPr>
          <w:ins w:id="239" w:author="Marc Gregor" w:date="2022-12-04T21:03:00Z"/>
          <w:rFonts w:asciiTheme="minorHAnsi" w:eastAsiaTheme="minorEastAsia" w:hAnsiTheme="minorHAnsi" w:cstheme="minorBidi"/>
        </w:rPr>
      </w:pPr>
    </w:p>
    <w:p w14:paraId="78038CBE" w14:textId="6E36BEC6" w:rsidR="00C576EB" w:rsidRDefault="00C576EB" w:rsidP="03D55F8A">
      <w:pPr>
        <w:spacing w:after="0" w:line="240" w:lineRule="auto"/>
        <w:jc w:val="center"/>
        <w:rPr>
          <w:rFonts w:asciiTheme="minorHAnsi" w:eastAsiaTheme="minorEastAsia" w:hAnsiTheme="minorHAnsi" w:cstheme="minorBidi"/>
        </w:rPr>
      </w:pPr>
      <w:ins w:id="240" w:author="Marc Gregor" w:date="2022-12-02T22:22:00Z">
        <w:r>
          <w:rPr>
            <w:rFonts w:asciiTheme="minorHAnsi" w:eastAsiaTheme="minorEastAsia" w:hAnsiTheme="minorHAnsi" w:cstheme="minorBidi"/>
          </w:rPr>
          <w:t>I ran a select* query</w:t>
        </w:r>
        <w:r w:rsidR="00A429B4">
          <w:rPr>
            <w:rFonts w:asciiTheme="minorHAnsi" w:eastAsiaTheme="minorEastAsia" w:hAnsiTheme="minorHAnsi" w:cstheme="minorBidi"/>
          </w:rPr>
          <w:t xml:space="preserve"> from the entire Orders table and sent into a CSV file via the </w:t>
        </w:r>
        <w:proofErr w:type="spellStart"/>
        <w:r w:rsidR="00A429B4">
          <w:rPr>
            <w:rFonts w:asciiTheme="minorHAnsi" w:eastAsiaTheme="minorEastAsia" w:hAnsiTheme="minorHAnsi" w:cstheme="minorBidi"/>
          </w:rPr>
          <w:t>outfile</w:t>
        </w:r>
        <w:proofErr w:type="spellEnd"/>
        <w:r w:rsidR="00A429B4">
          <w:rPr>
            <w:rFonts w:asciiTheme="minorHAnsi" w:eastAsiaTheme="minorEastAsia" w:hAnsiTheme="minorHAnsi" w:cstheme="minorBidi"/>
          </w:rPr>
          <w:t xml:space="preserve"> command. Since the previous activity had me sending it into</w:t>
        </w:r>
      </w:ins>
      <w:ins w:id="241" w:author="Marc Gregor" w:date="2022-12-02T22:23:00Z">
        <w:r w:rsidR="00A429B4">
          <w:rPr>
            <w:rFonts w:asciiTheme="minorHAnsi" w:eastAsiaTheme="minorEastAsia" w:hAnsiTheme="minorHAnsi" w:cstheme="minorBidi"/>
          </w:rPr>
          <w:t xml:space="preserve"> a file called </w:t>
        </w:r>
        <w:proofErr w:type="spellStart"/>
        <w:r w:rsidR="00A429B4">
          <w:rPr>
            <w:rFonts w:asciiTheme="minorHAnsi" w:eastAsiaTheme="minorEastAsia" w:hAnsiTheme="minorHAnsi" w:cstheme="minorBidi"/>
          </w:rPr>
          <w:t>OrdersTable</w:t>
        </w:r>
        <w:proofErr w:type="spellEnd"/>
        <w:r w:rsidR="00A429B4">
          <w:rPr>
            <w:rFonts w:asciiTheme="minorHAnsi" w:eastAsiaTheme="minorEastAsia" w:hAnsiTheme="minorHAnsi" w:cstheme="minorBidi"/>
          </w:rPr>
          <w:t>, I called this one OrdersTableRMAUpdate.</w:t>
        </w:r>
      </w:ins>
    </w:p>
    <w:sectPr w:rsidR="00C576EB">
      <w:headerReference w:type="default" r:id="rId30"/>
      <w:footerReference w:type="default" r:id="rId31"/>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282C5" w14:textId="77777777" w:rsidR="00ED1C2F" w:rsidRDefault="00ED1C2F">
      <w:pPr>
        <w:spacing w:after="0" w:line="240" w:lineRule="auto"/>
      </w:pPr>
      <w:r>
        <w:separator/>
      </w:r>
    </w:p>
  </w:endnote>
  <w:endnote w:type="continuationSeparator" w:id="0">
    <w:p w14:paraId="5D1FDC53" w14:textId="77777777" w:rsidR="00ED1C2F" w:rsidRDefault="00ED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293D" w14:textId="52C90D8A" w:rsidR="4E7101CF" w:rsidRPr="00B611CA" w:rsidRDefault="4E7101CF" w:rsidP="0039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5DDF0" w14:textId="77777777" w:rsidR="00ED1C2F" w:rsidRDefault="00ED1C2F">
      <w:pPr>
        <w:spacing w:after="0" w:line="240" w:lineRule="auto"/>
      </w:pPr>
      <w:r>
        <w:separator/>
      </w:r>
    </w:p>
  </w:footnote>
  <w:footnote w:type="continuationSeparator" w:id="0">
    <w:p w14:paraId="61E48949" w14:textId="77777777" w:rsidR="00ED1C2F" w:rsidRDefault="00ED1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57E9" w14:textId="665A1BDA" w:rsidR="00C34298" w:rsidRDefault="40C51F06" w:rsidP="00C34298">
    <w:pPr>
      <w:pStyle w:val="Header"/>
      <w:suppressAutoHyphens/>
      <w:spacing w:after="200"/>
      <w:contextualSpacing/>
      <w:jc w:val="center"/>
    </w:pPr>
    <w:r>
      <w:rPr>
        <w:noProof/>
      </w:rPr>
      <w:drawing>
        <wp:inline distT="0" distB="0" distL="0" distR="0" wp14:anchorId="6BCCDDAA" wp14:editId="66F91CCE">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pic:nvPicPr>
                <pic:blipFill>
                  <a:blip r:embed="rId1">
                    <a:extLst>
                      <a:ext uri="{28A0092B-C50C-407E-A947-70E740481C1C}">
                        <a14:useLocalDpi xmlns:a14="http://schemas.microsoft.com/office/drawing/2010/main" val="0"/>
                      </a:ext>
                    </a:extLst>
                  </a:blip>
                  <a:stretch>
                    <a:fillRect/>
                  </a:stretch>
                </pic:blipFill>
                <pic:spPr>
                  <a:xfrm>
                    <a:off x="0" y="0"/>
                    <a:ext cx="784800" cy="43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5431872">
    <w:abstractNumId w:val="11"/>
  </w:num>
  <w:num w:numId="2" w16cid:durableId="1793593194">
    <w:abstractNumId w:val="12"/>
  </w:num>
  <w:num w:numId="3" w16cid:durableId="628635320">
    <w:abstractNumId w:val="9"/>
  </w:num>
  <w:num w:numId="4" w16cid:durableId="648368726">
    <w:abstractNumId w:val="7"/>
  </w:num>
  <w:num w:numId="5" w16cid:durableId="1034118429">
    <w:abstractNumId w:val="6"/>
  </w:num>
  <w:num w:numId="6" w16cid:durableId="1819149511">
    <w:abstractNumId w:val="5"/>
  </w:num>
  <w:num w:numId="7" w16cid:durableId="1153063383">
    <w:abstractNumId w:val="4"/>
  </w:num>
  <w:num w:numId="8" w16cid:durableId="17704386">
    <w:abstractNumId w:val="8"/>
  </w:num>
  <w:num w:numId="9" w16cid:durableId="31804159">
    <w:abstractNumId w:val="3"/>
  </w:num>
  <w:num w:numId="10" w16cid:durableId="694380231">
    <w:abstractNumId w:val="2"/>
  </w:num>
  <w:num w:numId="11" w16cid:durableId="1254783051">
    <w:abstractNumId w:val="1"/>
  </w:num>
  <w:num w:numId="12" w16cid:durableId="1409039701">
    <w:abstractNumId w:val="0"/>
  </w:num>
  <w:num w:numId="13" w16cid:durableId="21097392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0271494">
    <w:abstractNumId w:val="10"/>
  </w:num>
  <w:num w:numId="15" w16cid:durableId="6279757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67569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 Gregor">
    <w15:presenceInfo w15:providerId="Windows Live" w15:userId="77f7bf68419a40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ocumentProtection w:edit="trackedChanges"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D8"/>
    <w:rsid w:val="00011420"/>
    <w:rsid w:val="00041C34"/>
    <w:rsid w:val="00045667"/>
    <w:rsid w:val="00064B42"/>
    <w:rsid w:val="000C47E7"/>
    <w:rsid w:val="0010366A"/>
    <w:rsid w:val="00143DB2"/>
    <w:rsid w:val="00165182"/>
    <w:rsid w:val="001B3807"/>
    <w:rsid w:val="002163CF"/>
    <w:rsid w:val="0023651C"/>
    <w:rsid w:val="00306929"/>
    <w:rsid w:val="00392DED"/>
    <w:rsid w:val="003965F6"/>
    <w:rsid w:val="003B2C9B"/>
    <w:rsid w:val="003B710A"/>
    <w:rsid w:val="003C5F94"/>
    <w:rsid w:val="003E0CF4"/>
    <w:rsid w:val="00401EB0"/>
    <w:rsid w:val="0040576E"/>
    <w:rsid w:val="0044484B"/>
    <w:rsid w:val="00464F38"/>
    <w:rsid w:val="00476616"/>
    <w:rsid w:val="005B51AD"/>
    <w:rsid w:val="005D23E8"/>
    <w:rsid w:val="00606AD3"/>
    <w:rsid w:val="00607E95"/>
    <w:rsid w:val="006201ED"/>
    <w:rsid w:val="00632D5D"/>
    <w:rsid w:val="00662ED9"/>
    <w:rsid w:val="006A58B0"/>
    <w:rsid w:val="006E5CB0"/>
    <w:rsid w:val="0070017F"/>
    <w:rsid w:val="00764DB5"/>
    <w:rsid w:val="00796BB3"/>
    <w:rsid w:val="007C113B"/>
    <w:rsid w:val="0080781E"/>
    <w:rsid w:val="00830E93"/>
    <w:rsid w:val="008627D8"/>
    <w:rsid w:val="00880800"/>
    <w:rsid w:val="008F34BD"/>
    <w:rsid w:val="00923C04"/>
    <w:rsid w:val="00980BCC"/>
    <w:rsid w:val="00A1375C"/>
    <w:rsid w:val="00A4235C"/>
    <w:rsid w:val="00A429B4"/>
    <w:rsid w:val="00A83147"/>
    <w:rsid w:val="00AB25FC"/>
    <w:rsid w:val="00AB58E6"/>
    <w:rsid w:val="00AD28F7"/>
    <w:rsid w:val="00B279B6"/>
    <w:rsid w:val="00B31DAF"/>
    <w:rsid w:val="00B611CA"/>
    <w:rsid w:val="00BF672E"/>
    <w:rsid w:val="00C34298"/>
    <w:rsid w:val="00C576EB"/>
    <w:rsid w:val="00CD1CD8"/>
    <w:rsid w:val="00D57EE7"/>
    <w:rsid w:val="00D73F99"/>
    <w:rsid w:val="00D80C1D"/>
    <w:rsid w:val="00DA5907"/>
    <w:rsid w:val="00E82C5F"/>
    <w:rsid w:val="00ED1C2F"/>
    <w:rsid w:val="00F106B9"/>
    <w:rsid w:val="00F37F2B"/>
    <w:rsid w:val="00F96921"/>
    <w:rsid w:val="00FB0FBB"/>
    <w:rsid w:val="03D55F8A"/>
    <w:rsid w:val="06C24785"/>
    <w:rsid w:val="0E7F3D1E"/>
    <w:rsid w:val="18605199"/>
    <w:rsid w:val="1E142D02"/>
    <w:rsid w:val="29FF3C24"/>
    <w:rsid w:val="2B62A919"/>
    <w:rsid w:val="35CD03DA"/>
    <w:rsid w:val="3899A097"/>
    <w:rsid w:val="3E974F86"/>
    <w:rsid w:val="40C51F06"/>
    <w:rsid w:val="467FF8CC"/>
    <w:rsid w:val="49D4FCDF"/>
    <w:rsid w:val="4E7101CF"/>
    <w:rsid w:val="4F4445E7"/>
    <w:rsid w:val="519BDFA7"/>
    <w:rsid w:val="53C72616"/>
    <w:rsid w:val="5F62A421"/>
    <w:rsid w:val="6836D5EA"/>
    <w:rsid w:val="68BE122D"/>
    <w:rsid w:val="6DB737A3"/>
    <w:rsid w:val="7218DD6B"/>
    <w:rsid w:val="75A016F5"/>
    <w:rsid w:val="77C62694"/>
    <w:rsid w:val="78514267"/>
    <w:rsid w:val="79702B61"/>
    <w:rsid w:val="7BD41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9B13618C-CC05-4B65-9E7F-4BCF4E2E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2"/>
      </w:numPr>
      <w:spacing w:after="0" w:line="240" w:lineRule="auto"/>
    </w:pPr>
  </w:style>
  <w:style w:type="paragraph" w:styleId="List2">
    <w:name w:val="List 2"/>
    <w:basedOn w:val="Normal"/>
    <w:uiPriority w:val="99"/>
    <w:unhideWhenUsed/>
    <w:rsid w:val="00880800"/>
    <w:pPr>
      <w:numPr>
        <w:ilvl w:val="1"/>
        <w:numId w:val="2"/>
      </w:numPr>
      <w:spacing w:after="0" w:line="240" w:lineRule="auto"/>
    </w:pPr>
    <w:rPr>
      <w:color w:val="000000"/>
    </w:rPr>
  </w:style>
  <w:style w:type="paragraph" w:styleId="ListBullet">
    <w:name w:val="List Bullet"/>
    <w:basedOn w:val="Normal"/>
    <w:uiPriority w:val="99"/>
    <w:unhideWhenUsed/>
    <w:rsid w:val="00880800"/>
    <w:pPr>
      <w:numPr>
        <w:ilvl w:val="1"/>
        <w:numId w:val="1"/>
      </w:numPr>
      <w:spacing w:after="0" w:line="240" w:lineRule="auto"/>
    </w:pPr>
    <w:rPr>
      <w:sz w:val="24"/>
      <w:szCs w:val="24"/>
    </w:rPr>
  </w:style>
  <w:style w:type="paragraph" w:styleId="List3">
    <w:name w:val="List 3"/>
    <w:basedOn w:val="Normal"/>
    <w:uiPriority w:val="99"/>
    <w:unhideWhenUsed/>
    <w:rsid w:val="00880800"/>
    <w:pPr>
      <w:numPr>
        <w:ilvl w:val="2"/>
        <w:numId w:val="1"/>
      </w:numPr>
      <w:spacing w:after="0" w:line="240" w:lineRule="auto"/>
    </w:pPr>
  </w:style>
  <w:style w:type="paragraph" w:styleId="List4">
    <w:name w:val="List 4"/>
    <w:basedOn w:val="Normal"/>
    <w:uiPriority w:val="99"/>
    <w:unhideWhenUsed/>
    <w:rsid w:val="00880800"/>
    <w:pPr>
      <w:numPr>
        <w:ilvl w:val="3"/>
        <w:numId w:val="1"/>
      </w:numPr>
      <w:spacing w:after="0" w:line="240" w:lineRule="auto"/>
    </w:pPr>
  </w:style>
  <w:style w:type="paragraph" w:styleId="ListBullet3">
    <w:name w:val="List Bullet 3"/>
    <w:basedOn w:val="Normal"/>
    <w:uiPriority w:val="99"/>
    <w:unhideWhenUsed/>
    <w:rsid w:val="00880800"/>
    <w:pPr>
      <w:numPr>
        <w:numId w:val="5"/>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Rogowsky, Marcia</DisplayName>
        <AccountId>2541</AccountId>
        <AccountType/>
      </UserInfo>
    </SharedWithUsers>
    <Comments xmlns="c534d78a-cb69-4aca-a069-043e1704d47b"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01439-DB7A-42B8-884F-E87B2020DB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3.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22C46D31-526D-49AA-9403-2680B22ED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9</Pages>
  <Words>1770</Words>
  <Characters>10090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creator>Bryan King</dc:creator>
  <cp:lastModifiedBy>Marc Gregor</cp:lastModifiedBy>
  <cp:revision>25</cp:revision>
  <dcterms:created xsi:type="dcterms:W3CDTF">2022-12-02T17:55:00Z</dcterms:created>
  <dcterms:modified xsi:type="dcterms:W3CDTF">2022-12-05T02:05:00Z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ies>
</file>